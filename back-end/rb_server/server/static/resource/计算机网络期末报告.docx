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7632907"/>
        <w:docPartObj>
          <w:docPartGallery w:val="Cover Pages"/>
          <w:docPartUnique/>
        </w:docPartObj>
      </w:sdtPr>
      <w:sdtEndPr>
        <w:rPr>
          <w:rFonts w:ascii="Microsoft YaHei UI" w:eastAsia="Microsoft YaHei UI" w:hAnsi="Microsoft YaHei UI"/>
          <w:b/>
          <w:bCs/>
          <w:sz w:val="16"/>
          <w:szCs w:val="16"/>
        </w:rPr>
      </w:sdtEndPr>
      <w:sdtContent>
        <w:p w:rsidR="00116780" w:rsidRDefault="0011678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0BD8917" id="组 149" o:spid="_x0000_s1026" style="position:absolute;left:0;text-align:left;margin-left:0;margin-top:0;width:8in;height:95.7pt;z-index:25167769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ef4623 [3204]" stroked="f" strokeweight="2pt"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8746490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D67B1" w:rsidRPr="00116780" w:rsidRDefault="007D67B1" w:rsidP="00116780">
                                <w:pPr>
                                  <w:pStyle w:val="aff7"/>
                                  <w:ind w:right="280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8"/>
                                  </w:rPr>
                                </w:pPr>
                              </w:p>
                              <w:p w:rsidR="007D67B1" w:rsidRPr="00116780" w:rsidRDefault="007D67B1" w:rsidP="00116780">
                                <w:pPr>
                                  <w:pStyle w:val="aff7"/>
                                  <w:wordWrap w:val="0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4"/>
                                      <w:szCs w:val="28"/>
                                    </w:rPr>
                                    <w:alias w:val="电子邮件"/>
                                    <w:tag w:val="电子邮件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4"/>
                                        <w:szCs w:val="28"/>
                                      </w:rPr>
                                      <w:t>2017.11.25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margin-left:0;margin-top:0;width:8in;height:1in;z-index:25167564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" filled="f" stroked="f" strokeweight=".5pt">
                    <v:textbox inset="126pt,0,54pt,0">
                      <w:txbxContent>
                        <w:p w:rsidR="007D67B1" w:rsidRPr="00116780" w:rsidRDefault="007D67B1" w:rsidP="00116780">
                          <w:pPr>
                            <w:pStyle w:val="aff7"/>
                            <w:ind w:right="280"/>
                            <w:jc w:val="right"/>
                            <w:rPr>
                              <w:color w:val="595959" w:themeColor="text1" w:themeTint="A6"/>
                              <w:sz w:val="24"/>
                              <w:szCs w:val="28"/>
                            </w:rPr>
                          </w:pPr>
                        </w:p>
                        <w:p w:rsidR="007D67B1" w:rsidRPr="00116780" w:rsidRDefault="007D67B1" w:rsidP="00116780">
                          <w:pPr>
                            <w:pStyle w:val="aff7"/>
                            <w:wordWrap w:val="0"/>
                            <w:jc w:val="right"/>
                            <w:rPr>
                              <w:color w:val="595959" w:themeColor="text1" w:themeTint="A6"/>
                              <w:sz w:val="24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4"/>
                                <w:szCs w:val="28"/>
                              </w:rPr>
                              <w:alias w:val="电子邮件"/>
                              <w:tag w:val="电子邮件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4"/>
                                  <w:szCs w:val="28"/>
                                </w:rPr>
                                <w:t>2017.11.25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7484745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D67B1" w:rsidRPr="00116780" w:rsidRDefault="007D67B1">
                                <w:pPr>
                                  <w:pStyle w:val="aff7"/>
                                  <w:jc w:val="right"/>
                                  <w:rPr>
                                    <w:color w:val="EF4623" w:themeColor="accent1"/>
                                    <w:sz w:val="24"/>
                                    <w:szCs w:val="24"/>
                                  </w:rPr>
                                </w:pPr>
                                <w:r w:rsidRPr="00116780">
                                  <w:rPr>
                                    <w:rFonts w:hint="eastAsia"/>
                                    <w:color w:val="EF4623" w:themeColor="accent1"/>
                                    <w:sz w:val="24"/>
                                    <w:szCs w:val="24"/>
                                    <w:lang w:val="zh-CN"/>
                                  </w:rPr>
                                  <w:t>作者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7D67B1" w:rsidRPr="00116780" w:rsidRDefault="007D67B1" w:rsidP="00116780">
                                    <w:pPr>
                                      <w:pStyle w:val="aff7"/>
                                      <w:wordWrap w:val="0"/>
                                      <w:jc w:val="right"/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</w:pPr>
                                    <w:r w:rsidRPr="00116780">
                                      <w:rPr>
                                        <w:rFonts w:hint="eastAsia"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经</w:t>
                                    </w:r>
                                    <w:r w:rsidRPr="00116780">
                                      <w:rPr>
                                        <w:rFonts w:hint="eastAsia"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 xml:space="preserve">41 </w:t>
                                    </w:r>
                                    <w:proofErr w:type="gramStart"/>
                                    <w:r w:rsidRPr="00116780">
                                      <w:rPr>
                                        <w:rFonts w:hint="eastAsia"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黎荣舜</w:t>
                                    </w:r>
                                    <w:proofErr w:type="gramEnd"/>
                                    <w:r w:rsidRPr="00116780">
                                      <w:rPr>
                                        <w:rFonts w:hint="eastAsia"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Pr="00116780">
                                      <w:rPr>
                                        <w:rFonts w:hint="eastAsia"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许云宗</w:t>
                                    </w:r>
                                    <w:r w:rsidRPr="00116780">
                                      <w:rPr>
                                        <w:rFonts w:hint="eastAsia"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Pr="00116780">
                                      <w:rPr>
                                        <w:rFonts w:hint="eastAsia"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吴史文</w:t>
                                    </w:r>
                                    <w:r w:rsidRPr="00116780">
                                      <w:rPr>
                                        <w:rFonts w:hint="eastAsia"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gramStart"/>
                                    <w:r w:rsidRPr="00116780">
                                      <w:rPr>
                                        <w:rFonts w:hint="eastAsia"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谷冰燕</w:t>
                                    </w:r>
                                    <w:proofErr w:type="gramEnd"/>
                                    <w:r w:rsidRPr="00116780">
                                      <w:rPr>
                                        <w:rFonts w:hint="eastAsia"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Pr="00116780">
                                      <w:rPr>
                                        <w:rFonts w:hint="eastAsia"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刘宇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文本框 153" o:spid="_x0000_s1027" type="#_x0000_t202" style="position:absolute;margin-left:0;margin-top:0;width:8in;height:79.5pt;z-index:25167667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" filled="f" stroked="f" strokeweight=".5pt">
                    <v:textbox style="mso-fit-shape-to-text:t" inset="126pt,0,54pt,0">
                      <w:txbxContent>
                        <w:p w:rsidR="007D67B1" w:rsidRPr="00116780" w:rsidRDefault="007D67B1">
                          <w:pPr>
                            <w:pStyle w:val="aff7"/>
                            <w:jc w:val="right"/>
                            <w:rPr>
                              <w:color w:val="EF4623" w:themeColor="accent1"/>
                              <w:sz w:val="24"/>
                              <w:szCs w:val="24"/>
                            </w:rPr>
                          </w:pPr>
                          <w:r w:rsidRPr="00116780">
                            <w:rPr>
                              <w:rFonts w:hint="eastAsia"/>
                              <w:color w:val="EF4623" w:themeColor="accent1"/>
                              <w:sz w:val="24"/>
                              <w:szCs w:val="24"/>
                              <w:lang w:val="zh-CN"/>
                            </w:rPr>
                            <w:t>作者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7D67B1" w:rsidRPr="00116780" w:rsidRDefault="007D67B1" w:rsidP="00116780">
                              <w:pPr>
                                <w:pStyle w:val="aff7"/>
                                <w:wordWrap w:val="0"/>
                                <w:jc w:val="right"/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</w:pPr>
                              <w:r w:rsidRPr="00116780">
                                <w:rPr>
                                  <w:rFonts w:hint="eastAsia"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经</w:t>
                              </w:r>
                              <w:r w:rsidRPr="00116780">
                                <w:rPr>
                                  <w:rFonts w:hint="eastAsia"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 xml:space="preserve">41 </w:t>
                              </w:r>
                              <w:proofErr w:type="gramStart"/>
                              <w:r w:rsidRPr="00116780">
                                <w:rPr>
                                  <w:rFonts w:hint="eastAsia"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黎荣舜</w:t>
                              </w:r>
                              <w:proofErr w:type="gramEnd"/>
                              <w:r w:rsidRPr="00116780">
                                <w:rPr>
                                  <w:rFonts w:hint="eastAsia"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16780">
                                <w:rPr>
                                  <w:rFonts w:hint="eastAsia"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许云宗</w:t>
                              </w:r>
                              <w:r w:rsidRPr="00116780">
                                <w:rPr>
                                  <w:rFonts w:hint="eastAsia"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16780">
                                <w:rPr>
                                  <w:rFonts w:hint="eastAsia"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吴史文</w:t>
                              </w:r>
                              <w:r w:rsidRPr="00116780">
                                <w:rPr>
                                  <w:rFonts w:hint="eastAsia"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116780">
                                <w:rPr>
                                  <w:rFonts w:hint="eastAsia"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谷冰燕</w:t>
                              </w:r>
                              <w:proofErr w:type="gramEnd"/>
                              <w:r w:rsidRPr="00116780">
                                <w:rPr>
                                  <w:rFonts w:hint="eastAsia"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16780">
                                <w:rPr>
                                  <w:rFonts w:hint="eastAsia"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刘宇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16780" w:rsidRDefault="000D01B3">
          <w:pPr>
            <w:rPr>
              <w:rFonts w:ascii="Microsoft YaHei UI" w:eastAsia="Microsoft YaHei UI" w:hAnsi="Microsoft YaHei UI"/>
              <w:sz w:val="16"/>
              <w:szCs w:val="1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>
                    <wp:simplePos x="0" y="0"/>
                    <wp:positionH relativeFrom="page">
                      <wp:posOffset>55659</wp:posOffset>
                    </wp:positionH>
                    <wp:positionV relativeFrom="page">
                      <wp:posOffset>3204376</wp:posOffset>
                    </wp:positionV>
                    <wp:extent cx="7281518" cy="3638550"/>
                    <wp:effectExtent l="0" t="0" r="0" b="4445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81518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D67B1" w:rsidRDefault="007D67B1">
                                <w:pPr>
                                  <w:jc w:val="right"/>
                                  <w:rPr>
                                    <w:color w:val="EF4623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F4623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EF4623" w:themeColor="accent1"/>
                                        <w:sz w:val="64"/>
                                        <w:szCs w:val="64"/>
                                      </w:rPr>
                                      <w:t>清华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EF4623" w:themeColor="accent1"/>
                                        <w:sz w:val="64"/>
                                        <w:szCs w:val="64"/>
                                      </w:rPr>
                                      <w:t>大</w:t>
                                    </w:r>
                                    <w:r>
                                      <w:rPr>
                                        <w:caps/>
                                        <w:color w:val="EF4623" w:themeColor="accent1"/>
                                        <w:sz w:val="64"/>
                                        <w:szCs w:val="64"/>
                                      </w:rPr>
                                      <w:t>学信息管理协会网站</w:t>
                                    </w:r>
                                    <w:r>
                                      <w:rPr>
                                        <w:caps/>
                                        <w:color w:val="EF4623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proofErr w:type="gramStart"/>
                                    <w:r>
                                      <w:rPr>
                                        <w:rFonts w:hint="eastAsia"/>
                                        <w:color w:val="EF4623" w:themeColor="accent1"/>
                                        <w:sz w:val="64"/>
                                        <w:szCs w:val="64"/>
                                      </w:rPr>
                                      <w:t>期末报告</w:t>
                                    </w:r>
                                    <w:proofErr w:type="gram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7D67B1" w:rsidRDefault="007D67B1">
                                    <w:pPr>
                                      <w:jc w:val="right"/>
                                      <w:rPr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2017</w:t>
                                    </w:r>
                                    <w:r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秋季《计算机网络》</w:t>
                                    </w: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项目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54" o:spid="_x0000_s1028" type="#_x0000_t202" style="position:absolute;margin-left:4.4pt;margin-top:252.3pt;width:573.35pt;height:286.5pt;z-index:251674624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" filled="f" stroked="f" strokeweight=".5pt">
                    <v:textbox inset="126pt,0,54pt,0">
                      <w:txbxContent>
                        <w:p w:rsidR="007D67B1" w:rsidRDefault="007D67B1">
                          <w:pPr>
                            <w:jc w:val="right"/>
                            <w:rPr>
                              <w:color w:val="EF4623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EF4623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EF4623" w:themeColor="accent1"/>
                                  <w:sz w:val="64"/>
                                  <w:szCs w:val="64"/>
                                </w:rPr>
                                <w:t>清华</w:t>
                              </w:r>
                              <w:r>
                                <w:rPr>
                                  <w:rFonts w:hint="eastAsia"/>
                                  <w:caps/>
                                  <w:color w:val="EF4623" w:themeColor="accent1"/>
                                  <w:sz w:val="64"/>
                                  <w:szCs w:val="64"/>
                                </w:rPr>
                                <w:t>大</w:t>
                              </w:r>
                              <w:r>
                                <w:rPr>
                                  <w:caps/>
                                  <w:color w:val="EF4623" w:themeColor="accent1"/>
                                  <w:sz w:val="64"/>
                                  <w:szCs w:val="64"/>
                                </w:rPr>
                                <w:t>学信息管理协会网站</w:t>
                              </w:r>
                              <w:r>
                                <w:rPr>
                                  <w:caps/>
                                  <w:color w:val="EF4623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EF4623" w:themeColor="accent1"/>
                                  <w:sz w:val="64"/>
                                  <w:szCs w:val="64"/>
                                </w:rPr>
                                <w:t>期末报告</w:t>
                              </w:r>
                              <w:proofErr w:type="gramEnd"/>
                            </w:sdtContent>
                          </w:sdt>
                        </w:p>
                        <w:sdt>
                          <w:sdtPr>
                            <w:rPr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D67B1" w:rsidRDefault="007D67B1">
                              <w:pPr>
                                <w:jc w:val="right"/>
                                <w:rPr>
                                  <w:smallCap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2017</w:t>
                              </w:r>
                              <w:r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t>秋季《计算机网络》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项目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16780">
            <w:rPr>
              <w:rFonts w:ascii="Microsoft YaHei UI" w:eastAsia="Microsoft YaHei UI" w:hAnsi="Microsoft YaHei UI"/>
              <w:b/>
              <w:bCs/>
              <w:sz w:val="16"/>
              <w:szCs w:val="16"/>
            </w:rPr>
            <w:br w:type="page"/>
          </w:r>
        </w:p>
      </w:sdtContent>
    </w:sdt>
    <w:sdt>
      <w:sdtPr>
        <w:rPr>
          <w:rFonts w:ascii="Microsoft YaHei UI" w:eastAsia="Microsoft YaHei UI" w:hAnsi="Microsoft YaHei UI" w:cstheme="minorBidi"/>
          <w:b w:val="0"/>
          <w:bCs w:val="0"/>
          <w:color w:val="404040" w:themeColor="text1" w:themeTint="BF"/>
          <w:kern w:val="0"/>
          <w:sz w:val="16"/>
          <w:szCs w:val="16"/>
        </w:rPr>
        <w:id w:val="1866023298"/>
        <w:docPartObj>
          <w:docPartGallery w:val="Table of Contents"/>
          <w:docPartUnique/>
        </w:docPartObj>
      </w:sdtPr>
      <w:sdtContent>
        <w:p w:rsidR="008933DD" w:rsidRPr="0071045C" w:rsidRDefault="0075632C">
          <w:pPr>
            <w:pStyle w:val="af8"/>
            <w:rPr>
              <w:rFonts w:ascii="Microsoft YaHei UI" w:eastAsia="Microsoft YaHei UI" w:hAnsi="Microsoft YaHei UI"/>
              <w:sz w:val="16"/>
              <w:szCs w:val="16"/>
            </w:rPr>
          </w:pPr>
          <w:r>
            <w:rPr>
              <w:rFonts w:ascii="Microsoft YaHei UI" w:eastAsia="Microsoft YaHei UI" w:hAnsi="Microsoft YaHei UI" w:hint="eastAsia"/>
              <w:sz w:val="40"/>
              <w:szCs w:val="40"/>
              <w:lang w:val="zh-CN"/>
            </w:rPr>
            <w:t>目录</w:t>
          </w:r>
        </w:p>
        <w:p w:rsidR="007D67B1" w:rsidRDefault="00712CFC">
          <w:pPr>
            <w:pStyle w:val="12"/>
            <w:rPr>
              <w:noProof/>
              <w:color w:val="auto"/>
              <w:kern w:val="2"/>
              <w:sz w:val="21"/>
              <w:szCs w:val="22"/>
            </w:rPr>
          </w:pPr>
          <w:r w:rsidRPr="0071045C">
            <w:rPr>
              <w:rFonts w:ascii="Microsoft YaHei UI" w:eastAsia="Microsoft YaHei UI" w:hAnsi="Microsoft YaHei UI"/>
              <w:color w:val="7F7F7F" w:themeColor="text1" w:themeTint="80"/>
              <w:sz w:val="16"/>
              <w:szCs w:val="16"/>
            </w:rPr>
            <w:fldChar w:fldCharType="begin"/>
          </w:r>
          <w:r w:rsidRPr="0071045C">
            <w:rPr>
              <w:rFonts w:ascii="Microsoft YaHei UI" w:eastAsia="Microsoft YaHei UI" w:hAnsi="Microsoft YaHei UI"/>
              <w:sz w:val="16"/>
              <w:szCs w:val="16"/>
            </w:rPr>
            <w:instrText>TOC \o "1-1" \h \z \u</w:instrText>
          </w:r>
          <w:r w:rsidRPr="0071045C">
            <w:rPr>
              <w:rFonts w:ascii="Microsoft YaHei UI" w:eastAsia="Microsoft YaHei UI" w:hAnsi="Microsoft YaHei UI"/>
              <w:color w:val="7F7F7F" w:themeColor="text1" w:themeTint="80"/>
              <w:sz w:val="16"/>
              <w:szCs w:val="16"/>
            </w:rPr>
            <w:fldChar w:fldCharType="separate"/>
          </w:r>
          <w:hyperlink w:anchor="_Toc498887935" w:history="1">
            <w:r w:rsidR="007D67B1" w:rsidRPr="001406CA">
              <w:rPr>
                <w:rStyle w:val="af7"/>
                <w:rFonts w:ascii="Microsoft YaHei UI" w:eastAsia="Microsoft YaHei UI" w:hAnsi="Microsoft YaHei UI"/>
                <w:noProof/>
                <w:lang w:val="zh-CN"/>
              </w:rPr>
              <w:t>项目介绍</w:t>
            </w:r>
            <w:r w:rsidR="007D67B1">
              <w:rPr>
                <w:noProof/>
                <w:webHidden/>
              </w:rPr>
              <w:tab/>
            </w:r>
            <w:r w:rsidR="007D67B1">
              <w:rPr>
                <w:noProof/>
                <w:webHidden/>
              </w:rPr>
              <w:fldChar w:fldCharType="begin"/>
            </w:r>
            <w:r w:rsidR="007D67B1">
              <w:rPr>
                <w:noProof/>
                <w:webHidden/>
              </w:rPr>
              <w:instrText xml:space="preserve"> PAGEREF _Toc498887935 \h </w:instrText>
            </w:r>
            <w:r w:rsidR="007D67B1">
              <w:rPr>
                <w:noProof/>
                <w:webHidden/>
              </w:rPr>
            </w:r>
            <w:r w:rsidR="007D67B1">
              <w:rPr>
                <w:noProof/>
                <w:webHidden/>
              </w:rPr>
              <w:fldChar w:fldCharType="separate"/>
            </w:r>
            <w:r w:rsidR="007D67B1">
              <w:rPr>
                <w:noProof/>
                <w:webHidden/>
              </w:rPr>
              <w:t>1</w:t>
            </w:r>
            <w:r w:rsidR="007D67B1">
              <w:rPr>
                <w:noProof/>
                <w:webHidden/>
              </w:rPr>
              <w:fldChar w:fldCharType="end"/>
            </w:r>
          </w:hyperlink>
        </w:p>
        <w:p w:rsidR="007D67B1" w:rsidRDefault="007D67B1">
          <w:pPr>
            <w:pStyle w:val="12"/>
            <w:rPr>
              <w:noProof/>
              <w:color w:val="auto"/>
              <w:kern w:val="2"/>
              <w:sz w:val="21"/>
              <w:szCs w:val="22"/>
            </w:rPr>
          </w:pPr>
          <w:hyperlink w:anchor="_Toc498887936" w:history="1">
            <w:r w:rsidRPr="001406CA">
              <w:rPr>
                <w:rStyle w:val="af7"/>
                <w:rFonts w:ascii="Microsoft YaHei UI" w:eastAsia="Microsoft YaHei UI" w:hAnsi="Microsoft YaHei UI"/>
                <w:noProof/>
              </w:rPr>
              <w:t>项目计划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7B1" w:rsidRDefault="007D67B1">
          <w:pPr>
            <w:pStyle w:val="12"/>
            <w:rPr>
              <w:noProof/>
              <w:color w:val="auto"/>
              <w:kern w:val="2"/>
              <w:sz w:val="21"/>
              <w:szCs w:val="22"/>
            </w:rPr>
          </w:pPr>
          <w:hyperlink w:anchor="_Toc498887937" w:history="1">
            <w:r w:rsidRPr="001406CA">
              <w:rPr>
                <w:rStyle w:val="af7"/>
                <w:rFonts w:ascii="Microsoft YaHei UI" w:eastAsia="Microsoft YaHei UI" w:hAnsi="Microsoft YaHei UI"/>
                <w:noProof/>
              </w:rPr>
              <w:t>工作流图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7B1" w:rsidRDefault="007D67B1">
          <w:pPr>
            <w:pStyle w:val="12"/>
            <w:rPr>
              <w:noProof/>
              <w:color w:val="auto"/>
              <w:kern w:val="2"/>
              <w:sz w:val="21"/>
              <w:szCs w:val="22"/>
            </w:rPr>
          </w:pPr>
          <w:hyperlink w:anchor="_Toc498887938" w:history="1">
            <w:r w:rsidRPr="001406CA">
              <w:rPr>
                <w:rStyle w:val="af7"/>
                <w:rFonts w:ascii="Microsoft YaHei UI" w:eastAsia="Microsoft YaHei UI" w:hAnsi="Microsoft YaHei UI"/>
                <w:noProof/>
                <w:lang w:val="zh-CN"/>
              </w:rPr>
              <w:t>网站结构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7B1" w:rsidRDefault="007D67B1">
          <w:pPr>
            <w:pStyle w:val="12"/>
            <w:rPr>
              <w:noProof/>
              <w:color w:val="auto"/>
              <w:kern w:val="2"/>
              <w:sz w:val="21"/>
              <w:szCs w:val="22"/>
            </w:rPr>
          </w:pPr>
          <w:hyperlink w:anchor="_Toc498887939" w:history="1">
            <w:r w:rsidRPr="001406CA">
              <w:rPr>
                <w:rStyle w:val="af7"/>
                <w:rFonts w:ascii="Microsoft YaHei UI" w:eastAsia="Microsoft YaHei UI" w:hAnsi="Microsoft YaHei UI"/>
                <w:noProof/>
              </w:rPr>
              <w:t>硬件、软件配置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7B1" w:rsidRDefault="007D67B1">
          <w:pPr>
            <w:pStyle w:val="12"/>
            <w:rPr>
              <w:noProof/>
              <w:color w:val="auto"/>
              <w:kern w:val="2"/>
              <w:sz w:val="21"/>
              <w:szCs w:val="22"/>
            </w:rPr>
          </w:pPr>
          <w:hyperlink w:anchor="_Toc498887940" w:history="1">
            <w:r w:rsidRPr="001406CA">
              <w:rPr>
                <w:rStyle w:val="af7"/>
                <w:rFonts w:ascii="Microsoft YaHei UI" w:eastAsia="Microsoft YaHei UI" w:hAnsi="Microsoft YaHei UI"/>
                <w:noProof/>
              </w:rPr>
              <w:t>网站负载估计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7B1" w:rsidRDefault="007D67B1">
          <w:pPr>
            <w:pStyle w:val="12"/>
            <w:rPr>
              <w:noProof/>
              <w:color w:val="auto"/>
              <w:kern w:val="2"/>
              <w:sz w:val="21"/>
              <w:szCs w:val="22"/>
            </w:rPr>
          </w:pPr>
          <w:hyperlink w:anchor="_Toc498887941" w:history="1">
            <w:r w:rsidRPr="001406CA">
              <w:rPr>
                <w:rStyle w:val="af7"/>
                <w:rFonts w:ascii="Microsoft YaHei UI" w:eastAsia="Microsoft YaHei UI" w:hAnsi="Microsoft YaHei UI"/>
                <w:noProof/>
                <w:lang w:val="zh-CN"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7B1" w:rsidRDefault="007D67B1">
          <w:pPr>
            <w:pStyle w:val="12"/>
            <w:rPr>
              <w:noProof/>
              <w:color w:val="auto"/>
              <w:kern w:val="2"/>
              <w:sz w:val="21"/>
              <w:szCs w:val="22"/>
            </w:rPr>
          </w:pPr>
          <w:hyperlink w:anchor="_Toc498887942" w:history="1">
            <w:r w:rsidRPr="001406CA">
              <w:rPr>
                <w:rStyle w:val="af7"/>
                <w:rFonts w:ascii="Microsoft YaHei UI" w:eastAsia="Microsoft YaHei UI" w:hAnsi="Microsoft YaHei UI"/>
                <w:noProof/>
                <w:lang w:val="zh-CN"/>
              </w:rPr>
              <w:t>页面设计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33DD" w:rsidRPr="0071045C" w:rsidRDefault="00712CFC">
          <w:pPr>
            <w:spacing w:before="40" w:after="160" w:line="288" w:lineRule="auto"/>
            <w:rPr>
              <w:rFonts w:ascii="Microsoft YaHei UI" w:eastAsia="Microsoft YaHei UI" w:hAnsi="Microsoft YaHei UI"/>
              <w:b/>
              <w:bCs/>
              <w:sz w:val="16"/>
              <w:szCs w:val="16"/>
            </w:rPr>
          </w:pPr>
          <w:r w:rsidRPr="0071045C">
            <w:rPr>
              <w:rFonts w:ascii="Microsoft YaHei UI" w:eastAsia="Microsoft YaHei UI" w:hAnsi="Microsoft YaHei UI"/>
              <w:sz w:val="16"/>
              <w:szCs w:val="16"/>
            </w:rPr>
            <w:fldChar w:fldCharType="end"/>
          </w:r>
        </w:p>
      </w:sdtContent>
    </w:sdt>
    <w:p w:rsidR="008933DD" w:rsidRPr="0071045C" w:rsidRDefault="008933DD">
      <w:pPr>
        <w:rPr>
          <w:rFonts w:ascii="Microsoft YaHei UI" w:eastAsia="Microsoft YaHei UI" w:hAnsi="Microsoft YaHei UI"/>
          <w:sz w:val="16"/>
          <w:szCs w:val="16"/>
        </w:rPr>
      </w:pPr>
    </w:p>
    <w:p w:rsidR="008933DD" w:rsidRPr="0071045C" w:rsidRDefault="008933DD">
      <w:pPr>
        <w:rPr>
          <w:rFonts w:ascii="Microsoft YaHei UI" w:eastAsia="Microsoft YaHei UI" w:hAnsi="Microsoft YaHei UI"/>
          <w:sz w:val="16"/>
          <w:szCs w:val="16"/>
        </w:rPr>
        <w:sectPr w:rsidR="008933DD" w:rsidRPr="0071045C">
          <w:headerReference w:type="default" r:id="rId12"/>
          <w:pgSz w:w="11907" w:h="16839" w:code="1"/>
          <w:pgMar w:top="1148" w:right="700" w:bottom="765" w:left="3011" w:header="1148" w:footer="709" w:gutter="0"/>
          <w:pgNumType w:fmt="lowerRoman" w:start="0"/>
          <w:cols w:space="720"/>
          <w:titlePg/>
          <w:docGrid w:linePitch="360"/>
        </w:sectPr>
      </w:pPr>
    </w:p>
    <w:p w:rsidR="008933DD" w:rsidRPr="00D25999" w:rsidRDefault="00DA2A85">
      <w:pPr>
        <w:pStyle w:val="1"/>
        <w:rPr>
          <w:rFonts w:ascii="Microsoft YaHei UI" w:eastAsia="Microsoft YaHei UI" w:hAnsi="Microsoft YaHei UI"/>
          <w:szCs w:val="40"/>
        </w:rPr>
      </w:pPr>
      <w:bookmarkStart w:id="0" w:name="_Toc498887935"/>
      <w:r>
        <w:rPr>
          <w:rFonts w:ascii="Microsoft YaHei UI" w:eastAsia="Microsoft YaHei UI" w:hAnsi="Microsoft YaHei UI" w:hint="eastAsia"/>
          <w:szCs w:val="40"/>
          <w:lang w:val="zh-CN"/>
        </w:rPr>
        <w:lastRenderedPageBreak/>
        <w:t>项目介绍</w:t>
      </w:r>
      <w:bookmarkEnd w:id="0"/>
    </w:p>
    <w:p w:rsidR="008933DD" w:rsidRPr="00D25999" w:rsidRDefault="00DA2A85">
      <w:pPr>
        <w:pStyle w:val="20"/>
        <w:rPr>
          <w:rFonts w:ascii="Microsoft YaHei UI" w:eastAsia="Microsoft YaHei UI" w:hAnsi="Microsoft YaHei UI"/>
          <w:szCs w:val="28"/>
        </w:rPr>
      </w:pPr>
      <w:r>
        <w:rPr>
          <w:rFonts w:ascii="Microsoft YaHei UI" w:eastAsia="Microsoft YaHei UI" w:hAnsi="Microsoft YaHei UI" w:hint="eastAsia"/>
          <w:szCs w:val="28"/>
          <w:lang w:val="zh-CN"/>
        </w:rPr>
        <w:t>背景简介</w:t>
      </w:r>
    </w:p>
    <w:p w:rsidR="008933DD" w:rsidRPr="00F2383D" w:rsidRDefault="00F2383D" w:rsidP="00F2383D">
      <w:pPr>
        <w:ind w:firstLine="720"/>
        <w:rPr>
          <w:rFonts w:ascii="Microsoft YaHei UI" w:eastAsia="Microsoft YaHei UI" w:hAnsi="Microsoft YaHei UI"/>
          <w:sz w:val="21"/>
          <w:szCs w:val="21"/>
        </w:rPr>
      </w:pPr>
      <w:r w:rsidRPr="00F2383D">
        <w:rPr>
          <w:rFonts w:ascii="Microsoft YaHei UI" w:eastAsia="Microsoft YaHei UI" w:hAnsi="Microsoft YaHei UI" w:hint="eastAsia"/>
          <w:sz w:val="21"/>
          <w:szCs w:val="21"/>
        </w:rPr>
        <w:t>清华大学</w:t>
      </w:r>
      <w:r>
        <w:rPr>
          <w:rFonts w:ascii="Microsoft YaHei UI" w:eastAsia="Microsoft YaHei UI" w:hAnsi="Microsoft YaHei UI" w:hint="eastAsia"/>
          <w:sz w:val="21"/>
          <w:szCs w:val="21"/>
        </w:rPr>
        <w:t>信息管理协会</w:t>
      </w:r>
      <w:r w:rsidR="006F30BA">
        <w:rPr>
          <w:rFonts w:ascii="Microsoft YaHei UI" w:eastAsia="Microsoft YaHei UI" w:hAnsi="Microsoft YaHei UI" w:hint="eastAsia"/>
          <w:sz w:val="21"/>
          <w:szCs w:val="21"/>
        </w:rPr>
        <w:t>是经管学院的四大学生社团之一，目的是为了服务信管专业的同学，并向清华大学的同学提供信管专业的咨询和相关的赛事行</w:t>
      </w:r>
      <w:proofErr w:type="gramStart"/>
      <w:r w:rsidR="006F30BA">
        <w:rPr>
          <w:rFonts w:ascii="Microsoft YaHei UI" w:eastAsia="Microsoft YaHei UI" w:hAnsi="Microsoft YaHei UI" w:hint="eastAsia"/>
          <w:sz w:val="21"/>
          <w:szCs w:val="21"/>
        </w:rPr>
        <w:t>研</w:t>
      </w:r>
      <w:proofErr w:type="gramEnd"/>
      <w:r w:rsidR="006F30BA">
        <w:rPr>
          <w:rFonts w:ascii="Microsoft YaHei UI" w:eastAsia="Microsoft YaHei UI" w:hAnsi="Microsoft YaHei UI" w:hint="eastAsia"/>
          <w:sz w:val="21"/>
          <w:szCs w:val="21"/>
        </w:rPr>
        <w:t>信息。</w:t>
      </w:r>
      <w:r w:rsidR="00913416">
        <w:rPr>
          <w:rFonts w:ascii="Microsoft YaHei UI" w:eastAsia="Microsoft YaHei UI" w:hAnsi="Microsoft YaHei UI" w:hint="eastAsia"/>
          <w:sz w:val="21"/>
          <w:szCs w:val="21"/>
        </w:rPr>
        <w:t>本项目</w:t>
      </w:r>
      <w:r w:rsidR="00322A34">
        <w:rPr>
          <w:rFonts w:ascii="Microsoft YaHei UI" w:eastAsia="Microsoft YaHei UI" w:hAnsi="Microsoft YaHei UI" w:hint="eastAsia"/>
          <w:sz w:val="21"/>
          <w:szCs w:val="21"/>
        </w:rPr>
        <w:t>的初衷是为清华大学信息管理协会</w:t>
      </w:r>
      <w:r w:rsidR="00ED3DE1">
        <w:rPr>
          <w:rFonts w:ascii="Microsoft YaHei UI" w:eastAsia="Microsoft YaHei UI" w:hAnsi="Microsoft YaHei UI" w:hint="eastAsia"/>
          <w:sz w:val="21"/>
          <w:szCs w:val="21"/>
        </w:rPr>
        <w:t>搭建一个官方网站，方便信管协会和外界进行交流与内部管理，同时可以在信管专业内建立资源共享平台。</w:t>
      </w:r>
    </w:p>
    <w:p w:rsidR="008933DD" w:rsidRPr="00D25999" w:rsidRDefault="00C230B4">
      <w:pPr>
        <w:pStyle w:val="20"/>
        <w:rPr>
          <w:rFonts w:ascii="Microsoft YaHei UI" w:eastAsia="Microsoft YaHei UI" w:hAnsi="Microsoft YaHei UI"/>
          <w:szCs w:val="28"/>
        </w:rPr>
      </w:pPr>
      <w:r>
        <w:rPr>
          <w:rFonts w:ascii="Microsoft YaHei UI" w:eastAsia="Microsoft YaHei UI" w:hAnsi="Microsoft YaHei UI" w:hint="eastAsia"/>
          <w:szCs w:val="28"/>
          <w:lang w:val="zh-CN"/>
        </w:rPr>
        <w:t>网站功能</w:t>
      </w:r>
    </w:p>
    <w:p w:rsidR="008933DD" w:rsidRDefault="00D922A6" w:rsidP="00D922A6">
      <w:pPr>
        <w:ind w:firstLine="720"/>
        <w:rPr>
          <w:rFonts w:ascii="Microsoft YaHei UI" w:eastAsia="Microsoft YaHei UI" w:hAnsi="Microsoft YaHei UI"/>
          <w:sz w:val="21"/>
          <w:szCs w:val="21"/>
        </w:rPr>
      </w:pPr>
      <w:r w:rsidRPr="00D922A6">
        <w:rPr>
          <w:rFonts w:ascii="Microsoft YaHei UI" w:eastAsia="Microsoft YaHei UI" w:hAnsi="Microsoft YaHei UI" w:hint="eastAsia"/>
          <w:sz w:val="21"/>
          <w:szCs w:val="21"/>
        </w:rPr>
        <w:t>我们的网站主要有以下功能</w:t>
      </w:r>
      <w:r>
        <w:rPr>
          <w:rFonts w:ascii="Microsoft YaHei UI" w:eastAsia="Microsoft YaHei UI" w:hAnsi="Microsoft YaHei UI" w:hint="eastAsia"/>
          <w:sz w:val="21"/>
          <w:szCs w:val="21"/>
        </w:rPr>
        <w:t>：</w:t>
      </w:r>
    </w:p>
    <w:p w:rsidR="00D922A6" w:rsidRDefault="00E96AB7" w:rsidP="00E96AB7">
      <w:pPr>
        <w:pStyle w:val="affa"/>
        <w:numPr>
          <w:ilvl w:val="0"/>
          <w:numId w:val="6"/>
        </w:numPr>
        <w:ind w:firstLineChars="0"/>
        <w:rPr>
          <w:rFonts w:ascii="Microsoft YaHei UI" w:eastAsia="Microsoft YaHei UI" w:hAnsi="Microsoft YaHei UI"/>
          <w:sz w:val="21"/>
          <w:szCs w:val="21"/>
        </w:rPr>
      </w:pPr>
      <w:r w:rsidRPr="00E96AB7">
        <w:rPr>
          <w:rFonts w:ascii="Microsoft YaHei UI" w:eastAsia="Microsoft YaHei UI" w:hAnsi="Microsoft YaHei UI" w:hint="eastAsia"/>
          <w:sz w:val="21"/>
          <w:szCs w:val="21"/>
        </w:rPr>
        <w:t>作为信息管理协会对外的平台，</w:t>
      </w:r>
      <w:r w:rsidR="00090963">
        <w:rPr>
          <w:rFonts w:ascii="Microsoft YaHei UI" w:eastAsia="Microsoft YaHei UI" w:hAnsi="Microsoft YaHei UI" w:hint="eastAsia"/>
          <w:sz w:val="21"/>
          <w:szCs w:val="21"/>
        </w:rPr>
        <w:t>该网站可以向外界展示信管协会最新的活动和赛事信息，</w:t>
      </w:r>
      <w:r w:rsidR="00D82308">
        <w:rPr>
          <w:rFonts w:ascii="Microsoft YaHei UI" w:eastAsia="Microsoft YaHei UI" w:hAnsi="Microsoft YaHei UI" w:hint="eastAsia"/>
          <w:sz w:val="21"/>
          <w:szCs w:val="21"/>
        </w:rPr>
        <w:t>构建信息管理协会与外界的沟通渠道；</w:t>
      </w:r>
    </w:p>
    <w:p w:rsidR="00E96AB7" w:rsidRPr="00E96AB7" w:rsidRDefault="00E96AB7" w:rsidP="00E96AB7">
      <w:pPr>
        <w:pStyle w:val="affa"/>
        <w:numPr>
          <w:ilvl w:val="0"/>
          <w:numId w:val="6"/>
        </w:numPr>
        <w:ind w:firstLineChars="0"/>
        <w:rPr>
          <w:rFonts w:ascii="Microsoft YaHei UI" w:eastAsia="Microsoft YaHei UI" w:hAnsi="Microsoft YaHei UI"/>
          <w:sz w:val="21"/>
          <w:szCs w:val="21"/>
        </w:rPr>
      </w:pPr>
      <w:r>
        <w:rPr>
          <w:rFonts w:ascii="Microsoft YaHei UI" w:eastAsia="Microsoft YaHei UI" w:hAnsi="Microsoft YaHei UI" w:hint="eastAsia"/>
          <w:sz w:val="21"/>
          <w:szCs w:val="21"/>
        </w:rPr>
        <w:t>作为信息管理协会的内部平台，</w:t>
      </w:r>
      <w:r w:rsidR="00D82308">
        <w:rPr>
          <w:rFonts w:ascii="Microsoft YaHei UI" w:eastAsia="Microsoft YaHei UI" w:hAnsi="Microsoft YaHei UI" w:hint="eastAsia"/>
          <w:sz w:val="21"/>
          <w:szCs w:val="21"/>
        </w:rPr>
        <w:t>该网站可以帮助协会用于人员管理和协会成员招新，</w:t>
      </w:r>
      <w:proofErr w:type="gramStart"/>
      <w:r w:rsidR="00D82308">
        <w:rPr>
          <w:rFonts w:ascii="Microsoft YaHei UI" w:eastAsia="Microsoft YaHei UI" w:hAnsi="Microsoft YaHei UI" w:hint="eastAsia"/>
          <w:sz w:val="21"/>
          <w:szCs w:val="21"/>
        </w:rPr>
        <w:t>让协会</w:t>
      </w:r>
      <w:proofErr w:type="gramEnd"/>
      <w:r w:rsidR="00D82308">
        <w:rPr>
          <w:rFonts w:ascii="Microsoft YaHei UI" w:eastAsia="Microsoft YaHei UI" w:hAnsi="Microsoft YaHei UI" w:hint="eastAsia"/>
          <w:sz w:val="21"/>
          <w:szCs w:val="21"/>
        </w:rPr>
        <w:t>内部的管理更加系统化和可视化；</w:t>
      </w:r>
    </w:p>
    <w:p w:rsidR="00E96AB7" w:rsidRPr="00E96AB7" w:rsidRDefault="00E96AB7" w:rsidP="00E96AB7">
      <w:pPr>
        <w:pStyle w:val="affa"/>
        <w:numPr>
          <w:ilvl w:val="0"/>
          <w:numId w:val="6"/>
        </w:numPr>
        <w:ind w:firstLineChars="0"/>
        <w:rPr>
          <w:rFonts w:ascii="Microsoft YaHei UI" w:eastAsia="Microsoft YaHei UI" w:hAnsi="Microsoft YaHei UI"/>
          <w:sz w:val="21"/>
          <w:szCs w:val="21"/>
        </w:rPr>
      </w:pPr>
      <w:r>
        <w:rPr>
          <w:rFonts w:ascii="Microsoft YaHei UI" w:eastAsia="Microsoft YaHei UI" w:hAnsi="Microsoft YaHei UI" w:hint="eastAsia"/>
          <w:sz w:val="21"/>
          <w:szCs w:val="21"/>
        </w:rPr>
        <w:t>作为信管专业的信息资源共享平台</w:t>
      </w:r>
      <w:r w:rsidR="00981DBD">
        <w:rPr>
          <w:rFonts w:ascii="Microsoft YaHei UI" w:eastAsia="Microsoft YaHei UI" w:hAnsi="Microsoft YaHei UI" w:hint="eastAsia"/>
          <w:sz w:val="21"/>
          <w:szCs w:val="21"/>
        </w:rPr>
        <w:t>，</w:t>
      </w:r>
      <w:r w:rsidR="0091162F">
        <w:rPr>
          <w:rFonts w:ascii="Microsoft YaHei UI" w:eastAsia="Microsoft YaHei UI" w:hAnsi="Microsoft YaHei UI" w:hint="eastAsia"/>
          <w:sz w:val="21"/>
          <w:szCs w:val="21"/>
        </w:rPr>
        <w:t>该网站可以向信管专业的同学提供课程资源共享、经验交流等平台。</w:t>
      </w:r>
    </w:p>
    <w:p w:rsidR="008933DD" w:rsidRDefault="00DA2A85" w:rsidP="00664EA5">
      <w:pPr>
        <w:pStyle w:val="1"/>
        <w:rPr>
          <w:rFonts w:ascii="Microsoft YaHei UI" w:eastAsia="Microsoft YaHei UI" w:hAnsi="Microsoft YaHei UI"/>
          <w:szCs w:val="40"/>
        </w:rPr>
      </w:pPr>
      <w:bookmarkStart w:id="1" w:name="_Toc498887936"/>
      <w:r>
        <w:rPr>
          <w:rFonts w:ascii="Microsoft YaHei UI" w:eastAsia="Microsoft YaHei UI" w:hAnsi="Microsoft YaHei UI" w:hint="eastAsia"/>
          <w:szCs w:val="40"/>
        </w:rPr>
        <w:lastRenderedPageBreak/>
        <w:t>项目计划</w:t>
      </w:r>
      <w:bookmarkEnd w:id="1"/>
    </w:p>
    <w:p w:rsidR="009E3EE8" w:rsidRPr="009E3EE8" w:rsidRDefault="009E3EE8" w:rsidP="009E3EE8">
      <w:pPr>
        <w:pStyle w:val="20"/>
      </w:pPr>
      <w:r>
        <w:rPr>
          <w:rFonts w:hint="eastAsia"/>
        </w:rPr>
        <w:t>开发工具</w:t>
      </w:r>
    </w:p>
    <w:p w:rsidR="009E3EE8" w:rsidRDefault="009E3EE8" w:rsidP="009E3EE8">
      <w:pPr>
        <w:rPr>
          <w:rFonts w:ascii="Microsoft YaHei UI" w:eastAsia="Microsoft YaHei UI" w:hAnsi="Microsoft YaHei UI"/>
          <w:sz w:val="21"/>
          <w:szCs w:val="21"/>
        </w:rPr>
      </w:pPr>
      <w:r>
        <w:rPr>
          <w:rFonts w:ascii="Microsoft YaHei UI" w:eastAsia="Microsoft YaHei UI" w:hAnsi="Microsoft YaHei UI" w:hint="eastAsia"/>
          <w:sz w:val="21"/>
          <w:szCs w:val="21"/>
        </w:rPr>
        <w:t>后台数据库：MySQL</w:t>
      </w:r>
    </w:p>
    <w:p w:rsidR="009E3EE8" w:rsidRDefault="009E3EE8" w:rsidP="009E3EE8">
      <w:pPr>
        <w:rPr>
          <w:rFonts w:ascii="Microsoft YaHei UI" w:eastAsia="Microsoft YaHei UI" w:hAnsi="Microsoft YaHei UI"/>
          <w:sz w:val="21"/>
          <w:szCs w:val="21"/>
        </w:rPr>
      </w:pPr>
      <w:r>
        <w:rPr>
          <w:rFonts w:ascii="Microsoft YaHei UI" w:eastAsia="Microsoft YaHei UI" w:hAnsi="Microsoft YaHei UI" w:hint="eastAsia"/>
          <w:sz w:val="21"/>
          <w:szCs w:val="21"/>
        </w:rPr>
        <w:t>后台开发语言：Python</w:t>
      </w:r>
    </w:p>
    <w:p w:rsidR="009E3EE8" w:rsidRPr="009E3EE8" w:rsidRDefault="009E3EE8" w:rsidP="009E3EE8">
      <w:pPr>
        <w:rPr>
          <w:rFonts w:ascii="Microsoft YaHei UI" w:eastAsia="Microsoft YaHei UI" w:hAnsi="Microsoft YaHei UI"/>
          <w:sz w:val="21"/>
          <w:szCs w:val="21"/>
        </w:rPr>
      </w:pPr>
      <w:r>
        <w:rPr>
          <w:rFonts w:ascii="Microsoft YaHei UI" w:eastAsia="Microsoft YaHei UI" w:hAnsi="Microsoft YaHei UI" w:hint="eastAsia"/>
          <w:sz w:val="21"/>
          <w:szCs w:val="21"/>
        </w:rPr>
        <w:t xml:space="preserve">前台开发语言：HTML, </w:t>
      </w:r>
      <w:r>
        <w:rPr>
          <w:rFonts w:ascii="Microsoft YaHei UI" w:eastAsia="Microsoft YaHei UI" w:hAnsi="Microsoft YaHei UI"/>
          <w:sz w:val="21"/>
          <w:szCs w:val="21"/>
        </w:rPr>
        <w:t>JavaScript</w:t>
      </w:r>
      <w:r>
        <w:rPr>
          <w:rFonts w:ascii="Microsoft YaHei UI" w:eastAsia="Microsoft YaHei UI" w:hAnsi="Microsoft YaHei UI" w:hint="eastAsia"/>
          <w:sz w:val="21"/>
          <w:szCs w:val="21"/>
        </w:rPr>
        <w:t>, CSS</w:t>
      </w:r>
    </w:p>
    <w:p w:rsidR="004B1B67" w:rsidRDefault="004B1B67" w:rsidP="004B1B67">
      <w:pPr>
        <w:pStyle w:val="20"/>
      </w:pPr>
      <w:r>
        <w:rPr>
          <w:rFonts w:hint="eastAsia"/>
        </w:rPr>
        <w:t>项目分工</w:t>
      </w:r>
    </w:p>
    <w:p w:rsidR="006E374F" w:rsidRPr="009164B0" w:rsidRDefault="006E374F" w:rsidP="006E374F">
      <w:pPr>
        <w:rPr>
          <w:rFonts w:ascii="Microsoft YaHei UI" w:eastAsia="Microsoft YaHei UI" w:hAnsi="Microsoft YaHei UI"/>
          <w:sz w:val="21"/>
          <w:szCs w:val="21"/>
        </w:rPr>
      </w:pPr>
      <w:r w:rsidRPr="009164B0">
        <w:rPr>
          <w:rFonts w:ascii="Microsoft YaHei UI" w:eastAsia="Microsoft YaHei UI" w:hAnsi="Microsoft YaHei UI" w:hint="eastAsia"/>
          <w:sz w:val="21"/>
          <w:szCs w:val="21"/>
        </w:rPr>
        <w:t>后端服务器搭建：许云宗</w:t>
      </w:r>
    </w:p>
    <w:p w:rsidR="006E374F" w:rsidRPr="009164B0" w:rsidRDefault="006E374F" w:rsidP="006E374F">
      <w:pPr>
        <w:rPr>
          <w:rFonts w:ascii="Microsoft YaHei UI" w:eastAsia="Microsoft YaHei UI" w:hAnsi="Microsoft YaHei UI"/>
          <w:sz w:val="21"/>
          <w:szCs w:val="21"/>
        </w:rPr>
      </w:pPr>
      <w:r w:rsidRPr="009164B0">
        <w:rPr>
          <w:rFonts w:ascii="Microsoft YaHei UI" w:eastAsia="Microsoft YaHei UI" w:hAnsi="Microsoft YaHei UI" w:hint="eastAsia"/>
          <w:sz w:val="21"/>
          <w:szCs w:val="21"/>
        </w:rPr>
        <w:t>后端数据库搭建：</w:t>
      </w:r>
      <w:r w:rsidR="002415E9" w:rsidRPr="009164B0">
        <w:rPr>
          <w:rFonts w:ascii="Microsoft YaHei UI" w:eastAsia="Microsoft YaHei UI" w:hAnsi="Microsoft YaHei UI" w:hint="eastAsia"/>
          <w:sz w:val="21"/>
          <w:szCs w:val="21"/>
        </w:rPr>
        <w:t>吴史文</w:t>
      </w:r>
    </w:p>
    <w:p w:rsidR="002415E9" w:rsidRPr="009164B0" w:rsidRDefault="002415E9" w:rsidP="006E374F">
      <w:pPr>
        <w:rPr>
          <w:rFonts w:ascii="Microsoft YaHei UI" w:eastAsia="Microsoft YaHei UI" w:hAnsi="Microsoft YaHei UI"/>
          <w:sz w:val="21"/>
          <w:szCs w:val="21"/>
        </w:rPr>
      </w:pPr>
      <w:r w:rsidRPr="009164B0">
        <w:rPr>
          <w:rFonts w:ascii="Microsoft YaHei UI" w:eastAsia="Microsoft YaHei UI" w:hAnsi="Microsoft YaHei UI" w:hint="eastAsia"/>
          <w:sz w:val="21"/>
          <w:szCs w:val="21"/>
        </w:rPr>
        <w:t>前端网页搭建：</w:t>
      </w:r>
      <w:proofErr w:type="gramStart"/>
      <w:r w:rsidRPr="009164B0">
        <w:rPr>
          <w:rFonts w:ascii="Microsoft YaHei UI" w:eastAsia="Microsoft YaHei UI" w:hAnsi="Microsoft YaHei UI" w:hint="eastAsia"/>
          <w:sz w:val="21"/>
          <w:szCs w:val="21"/>
        </w:rPr>
        <w:t>谷冰燕</w:t>
      </w:r>
      <w:proofErr w:type="gramEnd"/>
      <w:r w:rsidRPr="009164B0">
        <w:rPr>
          <w:rFonts w:ascii="Microsoft YaHei UI" w:eastAsia="Microsoft YaHei UI" w:hAnsi="Microsoft YaHei UI" w:hint="eastAsia"/>
          <w:sz w:val="21"/>
          <w:szCs w:val="21"/>
        </w:rPr>
        <w:t>、</w:t>
      </w:r>
      <w:proofErr w:type="gramStart"/>
      <w:r w:rsidRPr="009164B0">
        <w:rPr>
          <w:rFonts w:ascii="Microsoft YaHei UI" w:eastAsia="Microsoft YaHei UI" w:hAnsi="Microsoft YaHei UI" w:hint="eastAsia"/>
          <w:sz w:val="21"/>
          <w:szCs w:val="21"/>
        </w:rPr>
        <w:t>黎荣舜</w:t>
      </w:r>
      <w:proofErr w:type="gramEnd"/>
    </w:p>
    <w:p w:rsidR="002415E9" w:rsidRDefault="002415E9" w:rsidP="006E374F">
      <w:pPr>
        <w:rPr>
          <w:rFonts w:ascii="Microsoft YaHei UI" w:eastAsia="Microsoft YaHei UI" w:hAnsi="Microsoft YaHei UI"/>
          <w:sz w:val="21"/>
          <w:szCs w:val="21"/>
        </w:rPr>
      </w:pPr>
      <w:r w:rsidRPr="009164B0">
        <w:rPr>
          <w:rFonts w:ascii="Microsoft YaHei UI" w:eastAsia="Microsoft YaHei UI" w:hAnsi="Microsoft YaHei UI" w:hint="eastAsia"/>
          <w:sz w:val="21"/>
          <w:szCs w:val="21"/>
        </w:rPr>
        <w:t>前端网页UI设计：刘宇</w:t>
      </w:r>
    </w:p>
    <w:p w:rsidR="008933DD" w:rsidRPr="009164B0" w:rsidRDefault="004B1B67" w:rsidP="009164B0">
      <w:pPr>
        <w:pStyle w:val="20"/>
      </w:pPr>
      <w:r>
        <w:rPr>
          <w:rFonts w:hint="eastAsia"/>
        </w:rPr>
        <w:t>项目计划与进度</w:t>
      </w:r>
    </w:p>
    <w:p w:rsidR="009164B0" w:rsidRPr="009164B0" w:rsidRDefault="00A07830" w:rsidP="002415E9">
      <w:pPr>
        <w:tabs>
          <w:tab w:val="left" w:pos="142"/>
        </w:tabs>
      </w:pPr>
      <w:r>
        <w:object w:dxaOrig="10981" w:dyaOrig="51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194.6pt" o:ole="">
            <v:imagedata r:id="rId13" o:title=""/>
          </v:shape>
          <o:OLEObject Type="Embed" ProgID="Visio.Drawing.15" ShapeID="_x0000_i1025" DrawAspect="Content" ObjectID="_1572636608" r:id="rId14"/>
        </w:object>
      </w:r>
    </w:p>
    <w:p w:rsidR="008933DD" w:rsidRDefault="000A783E">
      <w:pPr>
        <w:pStyle w:val="1"/>
        <w:rPr>
          <w:rFonts w:ascii="Microsoft YaHei UI" w:eastAsia="Microsoft YaHei UI" w:hAnsi="Microsoft YaHei UI"/>
          <w:szCs w:val="40"/>
        </w:rPr>
      </w:pPr>
      <w:bookmarkStart w:id="2" w:name="_Toc498887937"/>
      <w:r>
        <w:rPr>
          <w:rFonts w:ascii="Microsoft YaHei UI" w:eastAsia="Microsoft YaHei UI" w:hAnsi="Microsoft YaHei UI" w:hint="eastAsia"/>
          <w:szCs w:val="40"/>
        </w:rPr>
        <w:lastRenderedPageBreak/>
        <w:t>工作流图</w:t>
      </w:r>
      <w:bookmarkEnd w:id="2"/>
    </w:p>
    <w:p w:rsidR="000A417E" w:rsidRPr="000A417E" w:rsidRDefault="000A417E" w:rsidP="000A417E"/>
    <w:p w:rsidR="000A417E" w:rsidRDefault="00B01ED3" w:rsidP="000A417E">
      <w:r>
        <w:object w:dxaOrig="12140" w:dyaOrig="8540">
          <v:shape id="_x0000_i1026" type="#_x0000_t75" style="width:415.15pt;height:292.55pt" o:ole="">
            <v:imagedata r:id="rId15" o:title=""/>
          </v:shape>
          <o:OLEObject Type="Embed" ProgID="Visio.Drawing.15" ShapeID="_x0000_i1026" DrawAspect="Content" ObjectID="_1572636609" r:id="rId16"/>
        </w:object>
      </w:r>
    </w:p>
    <w:p w:rsidR="000A417E" w:rsidRDefault="000A417E" w:rsidP="000A417E"/>
    <w:p w:rsidR="000A417E" w:rsidRPr="000A417E" w:rsidRDefault="00B01ED3" w:rsidP="00B01ED3">
      <w:pPr>
        <w:ind w:firstLine="720"/>
      </w:pPr>
      <w:r>
        <w:rPr>
          <w:rFonts w:ascii="Microsoft YaHei UI" w:eastAsia="Microsoft YaHei UI" w:hAnsi="Microsoft YaHei UI" w:hint="eastAsia"/>
          <w:sz w:val="21"/>
          <w:szCs w:val="21"/>
        </w:rPr>
        <w:t>工作流图中，Students</w:t>
      </w:r>
      <w:r>
        <w:rPr>
          <w:rFonts w:ascii="Microsoft YaHei UI" w:eastAsia="Microsoft YaHei UI" w:hAnsi="Microsoft YaHei UI"/>
          <w:sz w:val="21"/>
          <w:szCs w:val="21"/>
        </w:rPr>
        <w:t xml:space="preserve"> of MISA </w:t>
      </w:r>
      <w:r>
        <w:rPr>
          <w:rFonts w:ascii="Microsoft YaHei UI" w:eastAsia="Microsoft YaHei UI" w:hAnsi="Microsoft YaHei UI" w:hint="eastAsia"/>
          <w:sz w:val="21"/>
          <w:szCs w:val="21"/>
        </w:rPr>
        <w:t>代表的角色是信管专业的学生，如图有三种可能的工作流。Members</w:t>
      </w:r>
      <w:r>
        <w:rPr>
          <w:rFonts w:ascii="Microsoft YaHei UI" w:eastAsia="Microsoft YaHei UI" w:hAnsi="Microsoft YaHei UI"/>
          <w:sz w:val="21"/>
          <w:szCs w:val="21"/>
        </w:rPr>
        <w:t xml:space="preserve"> </w:t>
      </w:r>
      <w:r>
        <w:rPr>
          <w:rFonts w:ascii="Microsoft YaHei UI" w:eastAsia="Microsoft YaHei UI" w:hAnsi="Microsoft YaHei UI" w:hint="eastAsia"/>
          <w:sz w:val="21"/>
          <w:szCs w:val="21"/>
        </w:rPr>
        <w:t>of</w:t>
      </w:r>
      <w:r>
        <w:rPr>
          <w:rFonts w:ascii="Microsoft YaHei UI" w:eastAsia="Microsoft YaHei UI" w:hAnsi="Microsoft YaHei UI"/>
          <w:sz w:val="21"/>
          <w:szCs w:val="21"/>
        </w:rPr>
        <w:t xml:space="preserve"> MISA</w:t>
      </w:r>
      <w:r>
        <w:rPr>
          <w:rFonts w:ascii="Microsoft YaHei UI" w:eastAsia="Microsoft YaHei UI" w:hAnsi="Microsoft YaHei UI" w:hint="eastAsia"/>
          <w:sz w:val="21"/>
          <w:szCs w:val="21"/>
        </w:rPr>
        <w:t>代表的角色是信管协会的成员，如图有一种工作流。</w:t>
      </w:r>
    </w:p>
    <w:p w:rsidR="008933DD" w:rsidRPr="00D25999" w:rsidRDefault="000A783E">
      <w:pPr>
        <w:pStyle w:val="1"/>
        <w:rPr>
          <w:rFonts w:ascii="Microsoft YaHei UI" w:eastAsia="Microsoft YaHei UI" w:hAnsi="Microsoft YaHei UI"/>
          <w:szCs w:val="40"/>
        </w:rPr>
      </w:pPr>
      <w:bookmarkStart w:id="3" w:name="_Toc498887938"/>
      <w:r>
        <w:rPr>
          <w:rFonts w:ascii="Microsoft YaHei UI" w:eastAsia="Microsoft YaHei UI" w:hAnsi="Microsoft YaHei UI" w:hint="eastAsia"/>
          <w:szCs w:val="40"/>
          <w:lang w:val="zh-CN"/>
        </w:rPr>
        <w:lastRenderedPageBreak/>
        <w:t>网站结构</w:t>
      </w:r>
      <w:bookmarkEnd w:id="3"/>
    </w:p>
    <w:p w:rsidR="009E2691" w:rsidRDefault="007009AD" w:rsidP="005D31C5">
      <w:pPr>
        <w:rPr>
          <w:sz w:val="28"/>
        </w:rPr>
      </w:pPr>
      <w:r w:rsidRPr="005D31C5">
        <w:rPr>
          <w:noProof/>
        </w:rPr>
        <w:drawing>
          <wp:inline distT="0" distB="0" distL="0" distR="0" wp14:anchorId="3B30A2DD" wp14:editId="53E4DA37">
            <wp:extent cx="5595042" cy="6907530"/>
            <wp:effectExtent l="38100" t="0" r="24765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9E2691" w:rsidRDefault="009E2691">
      <w:pPr>
        <w:rPr>
          <w:sz w:val="28"/>
        </w:rPr>
      </w:pPr>
      <w:r>
        <w:rPr>
          <w:sz w:val="28"/>
        </w:rPr>
        <w:br w:type="page"/>
      </w:r>
    </w:p>
    <w:p w:rsidR="009E2691" w:rsidRPr="00D25999" w:rsidRDefault="00024A83" w:rsidP="009E2691">
      <w:pPr>
        <w:pStyle w:val="1"/>
        <w:rPr>
          <w:rFonts w:ascii="Microsoft YaHei UI" w:eastAsia="Microsoft YaHei UI" w:hAnsi="Microsoft YaHei UI" w:hint="eastAsia"/>
          <w:szCs w:val="40"/>
        </w:rPr>
      </w:pPr>
      <w:bookmarkStart w:id="4" w:name="_Toc498887939"/>
      <w:r>
        <w:rPr>
          <w:rFonts w:ascii="Microsoft YaHei UI" w:eastAsia="Microsoft YaHei UI" w:hAnsi="Microsoft YaHei UI" w:hint="eastAsia"/>
          <w:szCs w:val="40"/>
        </w:rPr>
        <w:lastRenderedPageBreak/>
        <w:t>硬件、软件配置</w:t>
      </w:r>
      <w:bookmarkEnd w:id="4"/>
    </w:p>
    <w:p w:rsidR="005D31C5" w:rsidRDefault="005D31C5" w:rsidP="005D31C5">
      <w:pPr>
        <w:rPr>
          <w:sz w:val="28"/>
        </w:rPr>
      </w:pPr>
    </w:p>
    <w:p w:rsidR="00822D0A" w:rsidRDefault="00822D0A" w:rsidP="005D31C5">
      <w:pPr>
        <w:rPr>
          <w:sz w:val="28"/>
        </w:rPr>
      </w:pPr>
    </w:p>
    <w:p w:rsidR="00822D0A" w:rsidRDefault="00822D0A">
      <w:pPr>
        <w:rPr>
          <w:sz w:val="28"/>
        </w:rPr>
      </w:pPr>
      <w:r>
        <w:rPr>
          <w:sz w:val="28"/>
        </w:rPr>
        <w:br w:type="page"/>
      </w:r>
    </w:p>
    <w:p w:rsidR="00822D0A" w:rsidRPr="00D25999" w:rsidRDefault="00822D0A" w:rsidP="00822D0A">
      <w:pPr>
        <w:pStyle w:val="1"/>
        <w:rPr>
          <w:rFonts w:ascii="Microsoft YaHei UI" w:eastAsia="Microsoft YaHei UI" w:hAnsi="Microsoft YaHei UI"/>
          <w:szCs w:val="40"/>
        </w:rPr>
      </w:pPr>
      <w:bookmarkStart w:id="5" w:name="_Toc498887940"/>
      <w:r>
        <w:rPr>
          <w:rFonts w:ascii="Microsoft YaHei UI" w:eastAsia="Microsoft YaHei UI" w:hAnsi="Microsoft YaHei UI" w:hint="eastAsia"/>
          <w:szCs w:val="40"/>
        </w:rPr>
        <w:lastRenderedPageBreak/>
        <w:t>网站负载估计</w:t>
      </w:r>
      <w:bookmarkEnd w:id="5"/>
    </w:p>
    <w:p w:rsidR="008933DD" w:rsidRPr="005D31C5" w:rsidRDefault="008933DD" w:rsidP="005D31C5">
      <w:pPr>
        <w:rPr>
          <w:sz w:val="28"/>
        </w:rPr>
      </w:pPr>
      <w:bookmarkStart w:id="6" w:name="_GoBack"/>
      <w:bookmarkEnd w:id="6"/>
    </w:p>
    <w:p w:rsidR="008933DD" w:rsidRDefault="000A783E">
      <w:pPr>
        <w:pStyle w:val="1"/>
        <w:rPr>
          <w:rFonts w:ascii="Microsoft YaHei UI" w:eastAsia="Microsoft YaHei UI" w:hAnsi="Microsoft YaHei UI"/>
          <w:szCs w:val="40"/>
          <w:lang w:val="zh-CN"/>
        </w:rPr>
      </w:pPr>
      <w:bookmarkStart w:id="7" w:name="_Toc498887941"/>
      <w:r>
        <w:rPr>
          <w:rFonts w:ascii="Microsoft YaHei UI" w:eastAsia="Microsoft YaHei UI" w:hAnsi="Microsoft YaHei UI" w:hint="eastAsia"/>
          <w:szCs w:val="40"/>
          <w:lang w:val="zh-CN"/>
        </w:rPr>
        <w:lastRenderedPageBreak/>
        <w:t>数据库设计</w:t>
      </w:r>
      <w:bookmarkEnd w:id="7"/>
    </w:p>
    <w:p w:rsidR="00005C59" w:rsidRPr="00005C59" w:rsidRDefault="00005C59" w:rsidP="00005C59">
      <w:pPr>
        <w:rPr>
          <w:lang w:val="zh-CN"/>
        </w:rPr>
      </w:pPr>
    </w:p>
    <w:tbl>
      <w:tblPr>
        <w:tblStyle w:val="1-1"/>
        <w:tblW w:w="8647" w:type="dxa"/>
        <w:tblInd w:w="-147" w:type="dxa"/>
        <w:tblLook w:val="04A0" w:firstRow="1" w:lastRow="0" w:firstColumn="1" w:lastColumn="0" w:noHBand="0" w:noVBand="1"/>
      </w:tblPr>
      <w:tblGrid>
        <w:gridCol w:w="1828"/>
        <w:gridCol w:w="1337"/>
        <w:gridCol w:w="1495"/>
        <w:gridCol w:w="1062"/>
        <w:gridCol w:w="1508"/>
        <w:gridCol w:w="709"/>
        <w:gridCol w:w="708"/>
      </w:tblGrid>
      <w:tr w:rsidR="00515A89" w:rsidRPr="00005C59" w:rsidTr="00515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 w:rsidP="00005C59">
            <w:r w:rsidRPr="00005C59">
              <w:rPr>
                <w:rFonts w:hint="eastAsia"/>
              </w:rPr>
              <w:t>表英文名</w:t>
            </w:r>
          </w:p>
        </w:tc>
        <w:tc>
          <w:tcPr>
            <w:tcW w:w="1337" w:type="dxa"/>
            <w:hideMark/>
          </w:tcPr>
          <w:p w:rsidR="00005C59" w:rsidRPr="00005C59" w:rsidRDefault="00005C59" w:rsidP="00005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表中文名</w:t>
            </w:r>
          </w:p>
        </w:tc>
        <w:tc>
          <w:tcPr>
            <w:tcW w:w="1495" w:type="dxa"/>
            <w:hideMark/>
          </w:tcPr>
          <w:p w:rsidR="00005C59" w:rsidRPr="00005C59" w:rsidRDefault="00005C59" w:rsidP="00005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字段英文名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 w:rsidP="00005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字段中文名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 w:rsidP="00005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数据类型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 w:rsidP="00005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可否为空</w:t>
            </w:r>
          </w:p>
        </w:tc>
        <w:tc>
          <w:tcPr>
            <w:tcW w:w="708" w:type="dxa"/>
            <w:noWrap/>
            <w:hideMark/>
          </w:tcPr>
          <w:p w:rsidR="00005C59" w:rsidRPr="00005C59" w:rsidRDefault="00005C59" w:rsidP="00005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是否主键</w:t>
            </w: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>
            <w:r w:rsidRPr="00005C59">
              <w:rPr>
                <w:rFonts w:hint="eastAsia"/>
              </w:rPr>
              <w:t>member</w:t>
            </w:r>
          </w:p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成员用户</w:t>
            </w: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sID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账号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nickname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用户名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password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密码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varchar(16)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className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班别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varchar(10)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photo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照片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image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credit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AA6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ins w:id="8" w:author="shirley wu" w:date="2017-10-28T08:13:00Z">
              <w:r>
                <w:rPr>
                  <w:rFonts w:hint="eastAsia"/>
                </w:rPr>
                <w:t>积分</w:t>
              </w:r>
            </w:ins>
            <w:del w:id="9" w:author="shirley wu" w:date="2017-10-28T08:13:00Z">
              <w:r w:rsidR="00005C59" w:rsidRPr="00005C59" w:rsidDel="00AA6DDA">
                <w:rPr>
                  <w:rFonts w:hint="eastAsia"/>
                </w:rPr>
                <w:delText>学分</w:delText>
              </w:r>
            </w:del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>
            <w:r w:rsidRPr="00005C59">
              <w:rPr>
                <w:rFonts w:hint="eastAsia"/>
              </w:rPr>
              <w:t>courseRecord</w:t>
            </w:r>
          </w:p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课程资源记录</w:t>
            </w: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cID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资源编号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cName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课程名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uploader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上传者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uploadTime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上传时间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time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clickTime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点击次数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content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AA6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ins w:id="10" w:author="shirley wu" w:date="2017-10-28T08:14:00Z">
              <w:r>
                <w:rPr>
                  <w:rFonts w:hint="eastAsia"/>
                </w:rPr>
                <w:t>概述</w:t>
              </w:r>
            </w:ins>
            <w:del w:id="11" w:author="shirley wu" w:date="2017-10-28T08:14:00Z">
              <w:r w:rsidR="00005C59" w:rsidRPr="00005C59" w:rsidDel="00AA6DDA">
                <w:rPr>
                  <w:rFonts w:hint="eastAsia"/>
                </w:rPr>
                <w:delText>内容</w:delText>
              </w:r>
            </w:del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text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file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文件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file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>
            <w:r w:rsidRPr="00005C59">
              <w:rPr>
                <w:rFonts w:hint="eastAsia"/>
              </w:rPr>
              <w:t>exchangeRecord</w:t>
            </w:r>
          </w:p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交换资源记录</w:t>
            </w: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eID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资源编号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schoolName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学校名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uploader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上传者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uploadTime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上传时间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time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clickTime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点击次数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content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AA6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ins w:id="12" w:author="shirley wu" w:date="2017-10-28T08:14:00Z">
              <w:r>
                <w:rPr>
                  <w:rFonts w:hint="eastAsia"/>
                </w:rPr>
                <w:t>概述</w:t>
              </w:r>
            </w:ins>
            <w:del w:id="13" w:author="shirley wu" w:date="2017-10-28T08:14:00Z">
              <w:r w:rsidR="00005C59" w:rsidRPr="00005C59" w:rsidDel="00AA6DDA">
                <w:rPr>
                  <w:rFonts w:hint="eastAsia"/>
                </w:rPr>
                <w:delText>内容</w:delText>
              </w:r>
            </w:del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text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file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文件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file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>
            <w:r w:rsidRPr="00005C59">
              <w:rPr>
                <w:rFonts w:hint="eastAsia"/>
              </w:rPr>
              <w:t>phDRecord</w:t>
            </w:r>
          </w:p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博士项目记录</w:t>
            </w: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pID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资源编号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programName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项目名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schoolName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学校名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uploader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上传者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uploadTime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上传时间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time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clickTime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点击次数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content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AA6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ins w:id="14" w:author="shirley wu" w:date="2017-10-28T08:14:00Z">
              <w:r>
                <w:rPr>
                  <w:rFonts w:hint="eastAsia"/>
                </w:rPr>
                <w:t>概述</w:t>
              </w:r>
            </w:ins>
            <w:del w:id="15" w:author="shirley wu" w:date="2017-10-28T08:14:00Z">
              <w:r w:rsidR="00005C59" w:rsidRPr="00005C59" w:rsidDel="00AA6DDA">
                <w:rPr>
                  <w:rFonts w:hint="eastAsia"/>
                </w:rPr>
                <w:delText>内容</w:delText>
              </w:r>
            </w:del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text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file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文件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file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>
            <w:r w:rsidRPr="00005C59">
              <w:rPr>
                <w:rFonts w:hint="eastAsia"/>
              </w:rPr>
              <w:t>MasterRecord</w:t>
            </w:r>
          </w:p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硕士项目记录</w:t>
            </w: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mID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资源编号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programName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项目名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schoolName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学校名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uploader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上传者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uploadTime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上传时间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time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clickTime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点击次数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content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内容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text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file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文件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file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>
            <w:r w:rsidRPr="00005C59">
              <w:rPr>
                <w:rFonts w:hint="eastAsia"/>
              </w:rPr>
              <w:t>OtherResource</w:t>
            </w:r>
          </w:p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其他资源</w:t>
            </w: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oID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资源编号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topic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话题类别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uploader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上传者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uploadTime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上传时间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time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clickTime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点击次数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content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内容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text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file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文件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file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>
            <w:r w:rsidRPr="00005C59">
              <w:rPr>
                <w:rFonts w:hint="eastAsia"/>
              </w:rPr>
              <w:t>News</w:t>
            </w:r>
          </w:p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活动新闻</w:t>
            </w: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aID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活动编号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topic</w:t>
            </w:r>
          </w:p>
        </w:tc>
        <w:tc>
          <w:tcPr>
            <w:tcW w:w="1062" w:type="dxa"/>
            <w:noWrap/>
            <w:hideMark/>
          </w:tcPr>
          <w:p w:rsidR="00AA6DDA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话题类别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6DDA" w:rsidRPr="00005C59" w:rsidTr="00515A89">
        <w:trPr>
          <w:trHeight w:val="280"/>
          <w:ins w:id="16" w:author="shirley wu" w:date="2017-10-28T08:1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</w:tcPr>
          <w:p w:rsidR="00AA6DDA" w:rsidRPr="00005C59" w:rsidRDefault="00AA6DDA">
            <w:pPr>
              <w:rPr>
                <w:ins w:id="17" w:author="shirley wu" w:date="2017-10-28T08:16:00Z"/>
              </w:rPr>
            </w:pPr>
          </w:p>
        </w:tc>
        <w:tc>
          <w:tcPr>
            <w:tcW w:w="1337" w:type="dxa"/>
            <w:noWrap/>
          </w:tcPr>
          <w:p w:rsidR="00AA6DDA" w:rsidRPr="00005C59" w:rsidRDefault="00AA6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8" w:author="shirley wu" w:date="2017-10-28T08:16:00Z"/>
              </w:rPr>
            </w:pPr>
          </w:p>
        </w:tc>
        <w:tc>
          <w:tcPr>
            <w:tcW w:w="1495" w:type="dxa"/>
            <w:noWrap/>
          </w:tcPr>
          <w:p w:rsidR="00AA6DDA" w:rsidRPr="00005C59" w:rsidRDefault="00AA6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9" w:author="shirley wu" w:date="2017-10-28T08:16:00Z"/>
              </w:rPr>
            </w:pPr>
            <w:ins w:id="20" w:author="shirley wu" w:date="2017-10-28T08:16:00Z">
              <w:r>
                <w:rPr>
                  <w:rFonts w:hint="eastAsia"/>
                </w:rPr>
                <w:t>nName</w:t>
              </w:r>
            </w:ins>
          </w:p>
        </w:tc>
        <w:tc>
          <w:tcPr>
            <w:tcW w:w="1062" w:type="dxa"/>
            <w:noWrap/>
          </w:tcPr>
          <w:p w:rsidR="00AA6DDA" w:rsidRPr="00005C59" w:rsidRDefault="00AA6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1" w:author="shirley wu" w:date="2017-10-28T08:16:00Z"/>
              </w:rPr>
            </w:pPr>
            <w:ins w:id="22" w:author="shirley wu" w:date="2017-10-28T08:16:00Z">
              <w:r>
                <w:rPr>
                  <w:rFonts w:hint="eastAsia"/>
                </w:rPr>
                <w:t>活动名称</w:t>
              </w:r>
            </w:ins>
          </w:p>
        </w:tc>
        <w:tc>
          <w:tcPr>
            <w:tcW w:w="1508" w:type="dxa"/>
            <w:noWrap/>
          </w:tcPr>
          <w:p w:rsidR="00AA6DDA" w:rsidRPr="00005C59" w:rsidRDefault="00AA6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3" w:author="shirley wu" w:date="2017-10-28T08:16:00Z"/>
              </w:rPr>
            </w:pPr>
            <w:ins w:id="24" w:author="shirley wu" w:date="2017-10-28T08:16:00Z">
              <w:r>
                <w:t>varchar(200)</w:t>
              </w:r>
            </w:ins>
          </w:p>
        </w:tc>
        <w:tc>
          <w:tcPr>
            <w:tcW w:w="709" w:type="dxa"/>
            <w:noWrap/>
          </w:tcPr>
          <w:p w:rsidR="00AA6DDA" w:rsidRPr="00005C59" w:rsidRDefault="00AA6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" w:author="shirley wu" w:date="2017-10-28T08:16:00Z"/>
              </w:rPr>
            </w:pPr>
          </w:p>
        </w:tc>
        <w:tc>
          <w:tcPr>
            <w:tcW w:w="708" w:type="dxa"/>
            <w:noWrap/>
          </w:tcPr>
          <w:p w:rsidR="00AA6DDA" w:rsidRPr="00005C59" w:rsidRDefault="00AA6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" w:author="shirley wu" w:date="2017-10-28T08:16:00Z"/>
              </w:rPr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createTime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创建时间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time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activityTime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活动时间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time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Location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地点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limitNumber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限制人数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signURL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报名链接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URL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>
            <w:r w:rsidRPr="00005C59">
              <w:rPr>
                <w:rFonts w:hint="eastAsia"/>
              </w:rPr>
              <w:t>Discussion</w:t>
            </w:r>
          </w:p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讨论</w:t>
            </w: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dID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留言编号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int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yes</w:t>
            </w: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topic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留言主题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sName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学生姓名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varchar(30)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createTime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创建时间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time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discussTime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最近修改时间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time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5C59" w:rsidRPr="00005C59" w:rsidTr="00515A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noWrap/>
            <w:hideMark/>
          </w:tcPr>
          <w:p w:rsidR="00005C59" w:rsidRPr="00005C59" w:rsidRDefault="00005C59"/>
        </w:tc>
        <w:tc>
          <w:tcPr>
            <w:tcW w:w="1337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5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content</w:t>
            </w:r>
          </w:p>
        </w:tc>
        <w:tc>
          <w:tcPr>
            <w:tcW w:w="1062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内容</w:t>
            </w:r>
          </w:p>
        </w:tc>
        <w:tc>
          <w:tcPr>
            <w:tcW w:w="15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C59">
              <w:rPr>
                <w:rFonts w:hint="eastAsia"/>
              </w:rPr>
              <w:t>text</w:t>
            </w:r>
          </w:p>
        </w:tc>
        <w:tc>
          <w:tcPr>
            <w:tcW w:w="709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noWrap/>
            <w:hideMark/>
          </w:tcPr>
          <w:p w:rsidR="00005C59" w:rsidRPr="00005C59" w:rsidRDefault="00005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64EA5" w:rsidRPr="00664EA5" w:rsidRDefault="00664EA5" w:rsidP="00664EA5">
      <w:pPr>
        <w:rPr>
          <w:lang w:val="zh-CN"/>
        </w:rPr>
      </w:pPr>
    </w:p>
    <w:p w:rsidR="008933DD" w:rsidRPr="00D25999" w:rsidRDefault="000A783E">
      <w:pPr>
        <w:pStyle w:val="1"/>
        <w:rPr>
          <w:rFonts w:ascii="Microsoft YaHei UI" w:eastAsia="Microsoft YaHei UI" w:hAnsi="Microsoft YaHei UI"/>
          <w:szCs w:val="40"/>
        </w:rPr>
      </w:pPr>
      <w:bookmarkStart w:id="27" w:name="_Toc498887942"/>
      <w:r>
        <w:rPr>
          <w:rFonts w:ascii="Microsoft YaHei UI" w:eastAsia="Microsoft YaHei UI" w:hAnsi="Microsoft YaHei UI" w:hint="eastAsia"/>
          <w:szCs w:val="40"/>
          <w:lang w:val="zh-CN"/>
        </w:rPr>
        <w:lastRenderedPageBreak/>
        <w:t>页面设计</w:t>
      </w:r>
      <w:bookmarkEnd w:id="27"/>
    </w:p>
    <w:p w:rsidR="008933DD" w:rsidRPr="0071045C" w:rsidRDefault="00315E0C">
      <w:pPr>
        <w:pStyle w:val="aff5"/>
        <w:rPr>
          <w:rFonts w:ascii="Microsoft YaHei UI" w:eastAsia="Microsoft YaHei UI" w:hAnsi="Microsoft YaHei UI"/>
          <w:sz w:val="16"/>
          <w:szCs w:val="16"/>
        </w:rPr>
      </w:pPr>
      <w:ins w:id="28" w:author="Derek Li" w:date="2017-10-29T20:57:00Z">
        <w:r>
          <w:rPr>
            <w:rFonts w:ascii="Microsoft YaHei UI" w:eastAsia="Microsoft YaHei UI" w:hAnsi="Microsoft YaHei UI"/>
            <w:sz w:val="16"/>
            <w:szCs w:val="16"/>
          </w:rPr>
          <w:pict>
            <v:shape id="_x0000_i1027" type="#_x0000_t75" style="width:415.15pt;height:213.7pt">
              <v:imagedata r:id="rId22" o:title="微信图片_20171029205619"/>
            </v:shape>
          </w:pict>
        </w:r>
      </w:ins>
    </w:p>
    <w:p w:rsidR="008933DD" w:rsidRDefault="00315E0C">
      <w:pPr>
        <w:spacing w:before="720"/>
        <w:rPr>
          <w:ins w:id="29" w:author="Derek Li" w:date="2017-10-29T20:57:00Z"/>
          <w:rFonts w:ascii="Microsoft YaHei UI" w:eastAsia="Microsoft YaHei UI" w:hAnsi="Microsoft YaHei UI"/>
          <w:sz w:val="16"/>
          <w:szCs w:val="16"/>
        </w:rPr>
      </w:pPr>
      <w:ins w:id="30" w:author="Derek Li" w:date="2017-10-29T20:57:00Z">
        <w:r>
          <w:rPr>
            <w:rFonts w:ascii="Microsoft YaHei UI" w:eastAsia="Microsoft YaHei UI" w:hAnsi="Microsoft YaHei UI"/>
            <w:sz w:val="16"/>
            <w:szCs w:val="16"/>
          </w:rPr>
          <w:pict>
            <v:shape id="_x0000_i1028" type="#_x0000_t75" style="width:415.15pt;height:218.75pt">
              <v:imagedata r:id="rId23" o:title="微信图片_20171029205628"/>
            </v:shape>
          </w:pict>
        </w:r>
      </w:ins>
    </w:p>
    <w:p w:rsidR="00D04F3F" w:rsidRDefault="00D04F3F">
      <w:pPr>
        <w:spacing w:before="720"/>
        <w:rPr>
          <w:ins w:id="31" w:author="Derek Li" w:date="2017-10-29T20:58:00Z"/>
          <w:rFonts w:ascii="Microsoft YaHei UI" w:eastAsia="Microsoft YaHei UI" w:hAnsi="Microsoft YaHei UI"/>
          <w:sz w:val="16"/>
          <w:szCs w:val="16"/>
        </w:rPr>
      </w:pPr>
    </w:p>
    <w:p w:rsidR="00D04F3F" w:rsidRDefault="00315E0C">
      <w:pPr>
        <w:rPr>
          <w:ins w:id="32" w:author="Derek Li" w:date="2017-10-29T21:05:00Z"/>
          <w:rFonts w:ascii="Microsoft YaHei UI" w:eastAsia="Microsoft YaHei UI" w:hAnsi="Microsoft YaHei UI"/>
          <w:sz w:val="16"/>
          <w:szCs w:val="16"/>
        </w:rPr>
        <w:pPrChange w:id="33" w:author="Derek Li" w:date="2017-10-29T21:06:00Z">
          <w:pPr>
            <w:spacing w:before="720"/>
          </w:pPr>
        </w:pPrChange>
      </w:pPr>
      <w:ins w:id="34" w:author="Derek Li" w:date="2017-10-29T20:58:00Z">
        <w:r>
          <w:rPr>
            <w:rFonts w:ascii="Microsoft YaHei UI" w:eastAsia="Microsoft YaHei UI" w:hAnsi="Microsoft YaHei UI"/>
            <w:sz w:val="16"/>
            <w:szCs w:val="16"/>
          </w:rPr>
          <w:lastRenderedPageBreak/>
          <w:pict>
            <v:shape id="_x0000_i1029" type="#_x0000_t75" style="width:418.8pt;height:326.75pt">
              <v:imagedata r:id="rId24" o:title="微信图片_20171029205700"/>
            </v:shape>
          </w:pict>
        </w:r>
      </w:ins>
    </w:p>
    <w:p w:rsidR="004269D7" w:rsidRDefault="004269D7">
      <w:pPr>
        <w:rPr>
          <w:ins w:id="35" w:author="Derek Li" w:date="2017-10-29T21:03:00Z"/>
          <w:rFonts w:ascii="Microsoft YaHei UI" w:eastAsia="Microsoft YaHei UI" w:hAnsi="Microsoft YaHei UI"/>
          <w:sz w:val="16"/>
          <w:szCs w:val="16"/>
        </w:rPr>
        <w:pPrChange w:id="36" w:author="Derek Li" w:date="2017-10-29T21:06:00Z">
          <w:pPr>
            <w:spacing w:before="720"/>
          </w:pPr>
        </w:pPrChange>
      </w:pPr>
      <w:ins w:id="37" w:author="Derek Li" w:date="2017-10-29T21:06:00Z">
        <w:r w:rsidRPr="004269D7">
          <w:rPr>
            <w:rFonts w:ascii="Microsoft YaHei UI" w:eastAsia="Microsoft YaHei UI" w:hAnsi="Microsoft YaHei UI"/>
            <w:noProof/>
            <w:sz w:val="16"/>
            <w:szCs w:val="16"/>
          </w:rPr>
          <w:drawing>
            <wp:inline distT="0" distB="0" distL="0" distR="0">
              <wp:extent cx="5324621" cy="2134870"/>
              <wp:effectExtent l="0" t="0" r="9525" b="0"/>
              <wp:docPr id="3" name="图片 3" descr="C:\Users\Dell\Desktop\微信图片_2017102920570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 descr="C:\Users\Dell\Desktop\微信图片_20171029205703.png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27712" cy="213610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4269D7" w:rsidRPr="004269D7" w:rsidRDefault="00315E0C">
      <w:pPr>
        <w:spacing w:line="240" w:lineRule="auto"/>
        <w:rPr>
          <w:ins w:id="38" w:author="Derek Li" w:date="2017-10-29T21:03:00Z"/>
          <w:rFonts w:ascii="Microsoft YaHei UI" w:eastAsia="Microsoft YaHei UI" w:hAnsi="Microsoft YaHei UI"/>
          <w:sz w:val="11"/>
          <w:szCs w:val="16"/>
          <w:rPrChange w:id="39" w:author="Derek Li" w:date="2017-10-29T21:04:00Z">
            <w:rPr>
              <w:ins w:id="40" w:author="Derek Li" w:date="2017-10-29T21:03:00Z"/>
              <w:rFonts w:ascii="Microsoft YaHei UI" w:eastAsia="Microsoft YaHei UI" w:hAnsi="Microsoft YaHei UI"/>
              <w:sz w:val="16"/>
              <w:szCs w:val="16"/>
            </w:rPr>
          </w:rPrChange>
        </w:rPr>
        <w:pPrChange w:id="41" w:author="Derek Li" w:date="2017-10-29T21:04:00Z">
          <w:pPr>
            <w:spacing w:before="720"/>
          </w:pPr>
        </w:pPrChange>
      </w:pPr>
      <w:ins w:id="42" w:author="Derek Li" w:date="2017-10-29T21:03:00Z">
        <w:r>
          <w:rPr>
            <w:rFonts w:asciiTheme="majorHAnsi" w:eastAsia="Microsoft YaHei UI" w:hAnsiTheme="majorHAnsi" w:cstheme="majorHAnsi"/>
            <w:sz w:val="11"/>
            <w:szCs w:val="16"/>
            <w:rPrChange w:id="43" w:author="Derek Li" w:date="2017-10-29T21:04:00Z">
              <w:rPr>
                <w:rFonts w:asciiTheme="majorHAnsi" w:eastAsia="Microsoft YaHei UI" w:hAnsiTheme="majorHAnsi" w:cstheme="majorHAnsi"/>
                <w:sz w:val="11"/>
                <w:szCs w:val="16"/>
              </w:rPr>
            </w:rPrChange>
          </w:rPr>
          <w:lastRenderedPageBreak/>
          <w:pict>
            <v:shape id="_x0000_i1030" type="#_x0000_t75" style="width:414.7pt;height:331.3pt">
              <v:imagedata r:id="rId26" o:title="微信图片_20171029205643"/>
            </v:shape>
          </w:pict>
        </w:r>
      </w:ins>
    </w:p>
    <w:p w:rsidR="004269D7" w:rsidRDefault="00315E0C">
      <w:pPr>
        <w:spacing w:line="240" w:lineRule="auto"/>
        <w:rPr>
          <w:ins w:id="44" w:author="Derek Li" w:date="2017-10-29T21:04:00Z"/>
          <w:rFonts w:ascii="Microsoft YaHei UI" w:eastAsia="Microsoft YaHei UI" w:hAnsi="Microsoft YaHei UI"/>
          <w:sz w:val="11"/>
          <w:szCs w:val="16"/>
        </w:rPr>
        <w:pPrChange w:id="45" w:author="Derek Li" w:date="2017-10-29T21:04:00Z">
          <w:pPr>
            <w:spacing w:before="720"/>
          </w:pPr>
        </w:pPrChange>
      </w:pPr>
      <w:ins w:id="46" w:author="Derek Li" w:date="2017-10-29T21:03:00Z">
        <w:r>
          <w:rPr>
            <w:rFonts w:ascii="Microsoft YaHei UI" w:eastAsia="Microsoft YaHei UI" w:hAnsi="Microsoft YaHei UI"/>
            <w:sz w:val="11"/>
            <w:szCs w:val="16"/>
            <w:rPrChange w:id="47" w:author="Derek Li" w:date="2017-10-29T21:04:00Z">
              <w:rPr>
                <w:rFonts w:ascii="Microsoft YaHei UI" w:eastAsia="Microsoft YaHei UI" w:hAnsi="Microsoft YaHei UI"/>
                <w:sz w:val="11"/>
                <w:szCs w:val="16"/>
              </w:rPr>
            </w:rPrChange>
          </w:rPr>
          <w:pict>
            <v:shape id="_x0000_i1031" type="#_x0000_t75" style="width:415.15pt;height:257.9pt">
              <v:imagedata r:id="rId27" o:title="微信图片_20171029205647"/>
            </v:shape>
          </w:pict>
        </w:r>
      </w:ins>
    </w:p>
    <w:p w:rsidR="004269D7" w:rsidRDefault="004269D7">
      <w:pPr>
        <w:spacing w:line="240" w:lineRule="auto"/>
        <w:rPr>
          <w:ins w:id="48" w:author="Derek Li" w:date="2017-10-29T21:04:00Z"/>
          <w:rFonts w:ascii="Microsoft YaHei UI" w:eastAsia="Microsoft YaHei UI" w:hAnsi="Microsoft YaHei UI"/>
          <w:sz w:val="11"/>
          <w:szCs w:val="16"/>
        </w:rPr>
        <w:pPrChange w:id="49" w:author="Derek Li" w:date="2017-10-29T21:04:00Z">
          <w:pPr>
            <w:spacing w:before="720"/>
          </w:pPr>
        </w:pPrChange>
      </w:pPr>
    </w:p>
    <w:p w:rsidR="004269D7" w:rsidRDefault="004269D7">
      <w:pPr>
        <w:spacing w:line="240" w:lineRule="auto"/>
        <w:rPr>
          <w:ins w:id="50" w:author="Derek Li" w:date="2017-10-29T21:04:00Z"/>
          <w:rFonts w:ascii="Microsoft YaHei UI" w:eastAsia="Microsoft YaHei UI" w:hAnsi="Microsoft YaHei UI"/>
          <w:sz w:val="11"/>
          <w:szCs w:val="16"/>
        </w:rPr>
        <w:pPrChange w:id="51" w:author="Derek Li" w:date="2017-10-29T21:04:00Z">
          <w:pPr>
            <w:spacing w:before="720"/>
          </w:pPr>
        </w:pPrChange>
      </w:pPr>
    </w:p>
    <w:p w:rsidR="004269D7" w:rsidRDefault="00315E0C">
      <w:pPr>
        <w:spacing w:line="240" w:lineRule="auto"/>
        <w:rPr>
          <w:ins w:id="52" w:author="Derek Li" w:date="2017-10-29T21:05:00Z"/>
          <w:rFonts w:ascii="Microsoft YaHei UI" w:eastAsia="Microsoft YaHei UI" w:hAnsi="Microsoft YaHei UI"/>
          <w:sz w:val="11"/>
          <w:szCs w:val="16"/>
        </w:rPr>
        <w:pPrChange w:id="53" w:author="Derek Li" w:date="2017-10-29T21:04:00Z">
          <w:pPr>
            <w:spacing w:before="720"/>
          </w:pPr>
        </w:pPrChange>
      </w:pPr>
      <w:ins w:id="54" w:author="Derek Li" w:date="2017-10-29T21:05:00Z">
        <w:r>
          <w:rPr>
            <w:rFonts w:ascii="Microsoft YaHei UI" w:eastAsia="Microsoft YaHei UI" w:hAnsi="Microsoft YaHei UI"/>
            <w:sz w:val="11"/>
            <w:szCs w:val="16"/>
          </w:rPr>
          <w:lastRenderedPageBreak/>
          <w:pict>
            <v:shape id="_x0000_i1032" type="#_x0000_t75" style="width:415.15pt;height:335.85pt">
              <v:imagedata r:id="rId28" o:title="微信图片_20171029205639"/>
            </v:shape>
          </w:pict>
        </w:r>
      </w:ins>
    </w:p>
    <w:p w:rsidR="004269D7" w:rsidRDefault="004269D7">
      <w:pPr>
        <w:spacing w:line="240" w:lineRule="auto"/>
        <w:rPr>
          <w:ins w:id="55" w:author="Derek Li" w:date="2017-10-29T21:06:00Z"/>
          <w:rFonts w:ascii="Microsoft YaHei UI" w:eastAsia="Microsoft YaHei UI" w:hAnsi="Microsoft YaHei UI"/>
          <w:sz w:val="11"/>
          <w:szCs w:val="16"/>
        </w:rPr>
        <w:pPrChange w:id="56" w:author="Derek Li" w:date="2017-10-29T21:04:00Z">
          <w:pPr>
            <w:spacing w:before="720"/>
          </w:pPr>
        </w:pPrChange>
      </w:pPr>
      <w:ins w:id="57" w:author="Derek Li" w:date="2017-10-29T21:05:00Z">
        <w:r>
          <w:rPr>
            <w:rFonts w:ascii="Microsoft YaHei UI" w:eastAsia="Microsoft YaHei UI" w:hAnsi="Microsoft YaHei UI"/>
            <w:noProof/>
            <w:sz w:val="16"/>
            <w:szCs w:val="16"/>
          </w:rPr>
          <w:drawing>
            <wp:inline distT="0" distB="0" distL="0" distR="0">
              <wp:extent cx="5268595" cy="3573145"/>
              <wp:effectExtent l="0" t="0" r="8255" b="8255"/>
              <wp:docPr id="2" name="图片 2" descr="微信图片_201710292056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微信图片_20171029205634"/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68595" cy="3573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4269D7" w:rsidRDefault="00315E0C">
      <w:pPr>
        <w:spacing w:line="240" w:lineRule="auto"/>
        <w:rPr>
          <w:ins w:id="58" w:author="Derek Li" w:date="2017-10-29T21:07:00Z"/>
          <w:rFonts w:ascii="Microsoft YaHei UI" w:eastAsia="Microsoft YaHei UI" w:hAnsi="Microsoft YaHei UI"/>
          <w:sz w:val="11"/>
          <w:szCs w:val="16"/>
        </w:rPr>
        <w:pPrChange w:id="59" w:author="Derek Li" w:date="2017-10-29T21:04:00Z">
          <w:pPr>
            <w:spacing w:before="720"/>
          </w:pPr>
        </w:pPrChange>
      </w:pPr>
      <w:r>
        <w:rPr>
          <w:rFonts w:ascii="Microsoft YaHei UI" w:eastAsia="Microsoft YaHei UI" w:hAnsi="Microsoft YaHei UI"/>
          <w:sz w:val="11"/>
          <w:szCs w:val="16"/>
        </w:rPr>
        <w:lastRenderedPageBreak/>
        <w:pict>
          <v:shape id="_x0000_i1033" type="#_x0000_t75" style="width:414.7pt;height:324.9pt">
            <v:imagedata r:id="rId30" o:title="微信图片_20171029205655"/>
          </v:shape>
        </w:pict>
      </w:r>
    </w:p>
    <w:p w:rsidR="004269D7" w:rsidRPr="00C66E3B" w:rsidRDefault="004269D7">
      <w:pPr>
        <w:spacing w:line="240" w:lineRule="auto"/>
        <w:rPr>
          <w:rFonts w:ascii="Microsoft YaHei UI" w:eastAsia="Microsoft YaHei UI" w:hAnsi="Microsoft YaHei UI"/>
          <w:sz w:val="11"/>
          <w:szCs w:val="16"/>
        </w:rPr>
        <w:pPrChange w:id="60" w:author="Derek Li" w:date="2017-10-29T21:04:00Z">
          <w:pPr>
            <w:spacing w:before="720"/>
          </w:pPr>
        </w:pPrChange>
      </w:pPr>
      <w:ins w:id="61" w:author="Derek Li" w:date="2017-10-29T21:07:00Z">
        <w:r>
          <w:rPr>
            <w:rFonts w:ascii="Microsoft YaHei UI" w:eastAsia="Microsoft YaHei UI" w:hAnsi="Microsoft YaHei UI"/>
            <w:noProof/>
            <w:sz w:val="11"/>
            <w:szCs w:val="16"/>
          </w:rPr>
          <w:drawing>
            <wp:inline distT="0" distB="0" distL="0" distR="0">
              <wp:extent cx="5274755" cy="3615397"/>
              <wp:effectExtent l="0" t="0" r="2540" b="4445"/>
              <wp:docPr id="4" name="图片 4" descr="C:\Users\Dell\AppData\Local\Microsoft\Windows\INetCache\Content.Word\微信图片_2017102920565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" descr="C:\Users\Dell\AppData\Local\Microsoft\Windows\INetCache\Content.Word\微信图片_20171029205651.png"/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8264" cy="36178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sectPr w:rsidR="004269D7" w:rsidRPr="00C66E3B" w:rsidSect="00664EA5">
      <w:headerReference w:type="default" r:id="rId32"/>
      <w:pgSz w:w="11907" w:h="16839" w:code="1"/>
      <w:pgMar w:top="1440" w:right="1800" w:bottom="1440" w:left="1800" w:header="1145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3EC0" w:rsidRDefault="00F13EC0">
      <w:pPr>
        <w:spacing w:after="0" w:line="240" w:lineRule="auto"/>
      </w:pPr>
      <w:r>
        <w:separator/>
      </w:r>
    </w:p>
    <w:p w:rsidR="00F13EC0" w:rsidRDefault="00F13EC0"/>
    <w:p w:rsidR="00F13EC0" w:rsidRDefault="00F13EC0"/>
  </w:endnote>
  <w:endnote w:type="continuationSeparator" w:id="0">
    <w:p w:rsidR="00F13EC0" w:rsidRDefault="00F13EC0">
      <w:pPr>
        <w:spacing w:after="0" w:line="240" w:lineRule="auto"/>
      </w:pPr>
      <w:r>
        <w:continuationSeparator/>
      </w:r>
    </w:p>
    <w:p w:rsidR="00F13EC0" w:rsidRDefault="00F13EC0"/>
    <w:p w:rsidR="00F13EC0" w:rsidRDefault="00F13E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rdia New">
    <w:altName w:val="Arial Unicode MS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3EC0" w:rsidRDefault="00F13EC0">
      <w:pPr>
        <w:spacing w:after="0" w:line="240" w:lineRule="auto"/>
      </w:pPr>
      <w:r>
        <w:separator/>
      </w:r>
    </w:p>
    <w:p w:rsidR="00F13EC0" w:rsidRDefault="00F13EC0"/>
    <w:p w:rsidR="00F13EC0" w:rsidRDefault="00F13EC0"/>
  </w:footnote>
  <w:footnote w:type="continuationSeparator" w:id="0">
    <w:p w:rsidR="00F13EC0" w:rsidRDefault="00F13EC0">
      <w:pPr>
        <w:spacing w:after="0" w:line="240" w:lineRule="auto"/>
      </w:pPr>
      <w:r>
        <w:continuationSeparator/>
      </w:r>
    </w:p>
    <w:p w:rsidR="00F13EC0" w:rsidRDefault="00F13EC0"/>
    <w:p w:rsidR="00F13EC0" w:rsidRDefault="00F13E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6410" w:type="pct"/>
      <w:jc w:val="righ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目录标题"/>
    </w:tblPr>
    <w:tblGrid>
      <w:gridCol w:w="2029"/>
      <w:gridCol w:w="280"/>
      <w:gridCol w:w="8198"/>
    </w:tblGrid>
    <w:tr w:rsidR="007D67B1" w:rsidRPr="0071045C">
      <w:trPr>
        <w:trHeight w:hRule="exact" w:val="720"/>
        <w:jc w:val="right"/>
      </w:trPr>
      <w:tc>
        <w:tcPr>
          <w:tcW w:w="2088" w:type="dxa"/>
          <w:vAlign w:val="bottom"/>
        </w:tcPr>
        <w:p w:rsidR="007D67B1" w:rsidRPr="0071045C" w:rsidRDefault="007D67B1">
          <w:pPr>
            <w:pStyle w:val="ad"/>
            <w:rPr>
              <w:rFonts w:ascii="Microsoft YaHei UI" w:eastAsia="Microsoft YaHei UI" w:hAnsi="Microsoft YaHei UI"/>
            </w:rPr>
          </w:pPr>
        </w:p>
      </w:tc>
      <w:tc>
        <w:tcPr>
          <w:tcW w:w="288" w:type="dxa"/>
          <w:shd w:val="clear" w:color="auto" w:fill="auto"/>
          <w:vAlign w:val="bottom"/>
        </w:tcPr>
        <w:p w:rsidR="007D67B1" w:rsidRPr="0071045C" w:rsidRDefault="007D67B1">
          <w:pPr>
            <w:rPr>
              <w:rFonts w:ascii="Microsoft YaHei UI" w:eastAsia="Microsoft YaHei UI" w:hAnsi="Microsoft YaHei UI"/>
            </w:rPr>
          </w:pPr>
        </w:p>
      </w:tc>
      <w:tc>
        <w:tcPr>
          <w:tcW w:w="8424" w:type="dxa"/>
          <w:vAlign w:val="bottom"/>
        </w:tcPr>
        <w:p w:rsidR="007D67B1" w:rsidRPr="0071045C" w:rsidRDefault="007D67B1">
          <w:pPr>
            <w:pStyle w:val="11"/>
            <w:rPr>
              <w:rFonts w:ascii="Microsoft YaHei UI" w:eastAsia="Microsoft YaHei UI" w:hAnsi="Microsoft YaHei UI"/>
            </w:rPr>
          </w:pPr>
          <w:r w:rsidRPr="0071045C">
            <w:rPr>
              <w:rFonts w:ascii="Microsoft YaHei UI" w:eastAsia="Microsoft YaHei UI" w:hAnsi="Microsoft YaHei UI"/>
              <w:lang w:val="zh-CN"/>
            </w:rPr>
            <w:t>目录</w:t>
          </w:r>
        </w:p>
      </w:tc>
    </w:tr>
    <w:tr w:rsidR="007D67B1" w:rsidRPr="0071045C">
      <w:trPr>
        <w:trHeight w:hRule="exact" w:val="86"/>
        <w:jc w:val="right"/>
      </w:trPr>
      <w:tc>
        <w:tcPr>
          <w:tcW w:w="2088" w:type="dxa"/>
          <w:shd w:val="clear" w:color="auto" w:fill="000000" w:themeFill="text1"/>
        </w:tcPr>
        <w:p w:rsidR="007D67B1" w:rsidRPr="0071045C" w:rsidRDefault="007D67B1">
          <w:pPr>
            <w:pStyle w:val="aa"/>
            <w:rPr>
              <w:rFonts w:ascii="Microsoft YaHei UI" w:eastAsia="Microsoft YaHei UI" w:hAnsi="Microsoft YaHei UI"/>
            </w:rPr>
          </w:pPr>
        </w:p>
      </w:tc>
      <w:tc>
        <w:tcPr>
          <w:tcW w:w="288" w:type="dxa"/>
          <w:shd w:val="clear" w:color="auto" w:fill="auto"/>
        </w:tcPr>
        <w:p w:rsidR="007D67B1" w:rsidRPr="0071045C" w:rsidRDefault="007D67B1">
          <w:pPr>
            <w:pStyle w:val="aa"/>
            <w:rPr>
              <w:rFonts w:ascii="Microsoft YaHei UI" w:eastAsia="Microsoft YaHei UI" w:hAnsi="Microsoft YaHei UI"/>
            </w:rPr>
          </w:pPr>
        </w:p>
      </w:tc>
      <w:tc>
        <w:tcPr>
          <w:tcW w:w="8424" w:type="dxa"/>
          <w:shd w:val="clear" w:color="auto" w:fill="000000" w:themeFill="text1"/>
        </w:tcPr>
        <w:p w:rsidR="007D67B1" w:rsidRPr="0071045C" w:rsidRDefault="007D67B1">
          <w:pPr>
            <w:pStyle w:val="aa"/>
            <w:rPr>
              <w:rFonts w:ascii="Microsoft YaHei UI" w:eastAsia="Microsoft YaHei UI" w:hAnsi="Microsoft YaHei UI"/>
            </w:rPr>
          </w:pPr>
        </w:p>
      </w:tc>
    </w:tr>
  </w:tbl>
  <w:p w:rsidR="007D67B1" w:rsidRPr="0071045C" w:rsidRDefault="007D67B1">
    <w:pPr>
      <w:pStyle w:val="aa"/>
      <w:rPr>
        <w:rFonts w:ascii="Microsoft YaHei UI" w:eastAsia="Microsoft YaHei UI" w:hAnsi="Microsoft YaHei U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34" w:type="pct"/>
      <w:jc w:val="righ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标题表格"/>
    </w:tblPr>
    <w:tblGrid>
      <w:gridCol w:w="1418"/>
      <w:gridCol w:w="282"/>
      <w:gridCol w:w="6663"/>
    </w:tblGrid>
    <w:tr w:rsidR="007D67B1" w:rsidRPr="0071045C" w:rsidTr="00664EA5">
      <w:trPr>
        <w:trHeight w:hRule="exact" w:val="720"/>
        <w:jc w:val="right"/>
      </w:trPr>
      <w:tc>
        <w:tcPr>
          <w:tcW w:w="1418" w:type="dxa"/>
          <w:vAlign w:val="bottom"/>
        </w:tcPr>
        <w:p w:rsidR="007D67B1" w:rsidRPr="0071045C" w:rsidRDefault="007D67B1" w:rsidP="00664EA5">
          <w:pPr>
            <w:pStyle w:val="ad"/>
            <w:ind w:left="425" w:hangingChars="118" w:hanging="425"/>
            <w:rPr>
              <w:rFonts w:ascii="Microsoft YaHei UI" w:eastAsia="Microsoft YaHei UI" w:hAnsi="Microsoft YaHei UI"/>
            </w:rPr>
          </w:pPr>
          <w:r w:rsidRPr="00A265C7">
            <w:rPr>
              <w:rFonts w:ascii="Microsoft YaHei UI" w:eastAsia="Microsoft YaHei UI" w:hAnsi="Microsoft YaHei UI" w:hint="eastAsia"/>
              <w:lang w:val="zh-CN"/>
            </w:rPr>
            <w:t>第</w:t>
          </w:r>
          <w:r w:rsidRPr="0071045C">
            <w:rPr>
              <w:rFonts w:ascii="Microsoft YaHei UI" w:eastAsia="Microsoft YaHei UI" w:hAnsi="Microsoft YaHei UI"/>
              <w:lang w:val="zh-CN"/>
            </w:rPr>
            <w:t xml:space="preserve"> </w:t>
          </w:r>
          <w:r w:rsidRPr="0071045C">
            <w:rPr>
              <w:rFonts w:ascii="Microsoft YaHei UI" w:eastAsia="Microsoft YaHei UI" w:hAnsi="Microsoft YaHei UI"/>
            </w:rPr>
            <w:fldChar w:fldCharType="begin"/>
          </w:r>
          <w:r w:rsidRPr="0071045C">
            <w:rPr>
              <w:rFonts w:ascii="Microsoft YaHei UI" w:eastAsia="Microsoft YaHei UI" w:hAnsi="Microsoft YaHei UI"/>
            </w:rPr>
            <w:instrText>Page \# 0#</w:instrText>
          </w:r>
          <w:r w:rsidRPr="0071045C">
            <w:rPr>
              <w:rFonts w:ascii="Microsoft YaHei UI" w:eastAsia="Microsoft YaHei UI" w:hAnsi="Microsoft YaHei UI"/>
            </w:rPr>
            <w:fldChar w:fldCharType="separate"/>
          </w:r>
          <w:r w:rsidR="001A1AC1">
            <w:rPr>
              <w:rFonts w:ascii="Microsoft YaHei UI" w:eastAsia="Microsoft YaHei UI" w:hAnsi="Microsoft YaHei UI"/>
              <w:noProof/>
            </w:rPr>
            <w:t>06</w:t>
          </w:r>
          <w:r w:rsidRPr="0071045C">
            <w:rPr>
              <w:rFonts w:ascii="Microsoft YaHei UI" w:eastAsia="Microsoft YaHei UI" w:hAnsi="Microsoft YaHei UI"/>
            </w:rPr>
            <w:fldChar w:fldCharType="end"/>
          </w:r>
          <w:r>
            <w:rPr>
              <w:rFonts w:ascii="Microsoft YaHei UI" w:eastAsia="Microsoft YaHei UI" w:hAnsi="Microsoft YaHei UI" w:hint="eastAsia"/>
            </w:rPr>
            <w:t xml:space="preserve"> </w:t>
          </w:r>
          <w:r w:rsidRPr="00A265C7">
            <w:rPr>
              <w:rFonts w:ascii="Microsoft YaHei UI" w:eastAsia="Microsoft YaHei UI" w:hAnsi="Microsoft YaHei UI" w:hint="eastAsia"/>
            </w:rPr>
            <w:t>页</w:t>
          </w:r>
        </w:p>
      </w:tc>
      <w:tc>
        <w:tcPr>
          <w:tcW w:w="282" w:type="dxa"/>
          <w:vAlign w:val="bottom"/>
        </w:tcPr>
        <w:p w:rsidR="007D67B1" w:rsidRPr="0071045C" w:rsidRDefault="007D67B1">
          <w:pPr>
            <w:rPr>
              <w:rFonts w:ascii="Microsoft YaHei UI" w:eastAsia="Microsoft YaHei UI" w:hAnsi="Microsoft YaHei UI"/>
            </w:rPr>
          </w:pPr>
        </w:p>
      </w:tc>
      <w:tc>
        <w:tcPr>
          <w:tcW w:w="6664" w:type="dxa"/>
          <w:vAlign w:val="bottom"/>
        </w:tcPr>
        <w:p w:rsidR="007D67B1" w:rsidRPr="0071045C" w:rsidRDefault="007D67B1">
          <w:pPr>
            <w:pStyle w:val="11"/>
            <w:rPr>
              <w:rFonts w:ascii="Microsoft YaHei UI" w:eastAsia="Microsoft YaHei UI" w:hAnsi="Microsoft YaHei UI"/>
            </w:rPr>
          </w:pPr>
          <w:r w:rsidRPr="0071045C">
            <w:rPr>
              <w:rFonts w:ascii="Microsoft YaHei UI" w:eastAsia="Microsoft YaHei UI" w:hAnsi="Microsoft YaHei UI"/>
            </w:rPr>
            <w:fldChar w:fldCharType="begin"/>
          </w:r>
          <w:r w:rsidRPr="0071045C">
            <w:rPr>
              <w:rFonts w:ascii="Microsoft YaHei UI" w:eastAsia="Microsoft YaHei UI" w:hAnsi="Microsoft YaHei UI"/>
            </w:rPr>
            <w:instrText>If</w:instrText>
          </w:r>
          <w:r w:rsidRPr="0071045C">
            <w:rPr>
              <w:rFonts w:ascii="Microsoft YaHei UI" w:eastAsia="Microsoft YaHei UI" w:hAnsi="Microsoft YaHei UI"/>
            </w:rPr>
            <w:fldChar w:fldCharType="begin"/>
          </w:r>
          <w:r w:rsidRPr="0071045C">
            <w:rPr>
              <w:rFonts w:ascii="Microsoft YaHei UI" w:eastAsia="Microsoft YaHei UI" w:hAnsi="Microsoft YaHei UI"/>
            </w:rPr>
            <w:instrText xml:space="preserve"> STYLEREF “标题 1”  </w:instrText>
          </w:r>
          <w:r>
            <w:rPr>
              <w:rFonts w:ascii="Microsoft YaHei UI" w:eastAsia="Microsoft YaHei UI" w:hAnsi="Microsoft YaHei UI"/>
            </w:rPr>
            <w:fldChar w:fldCharType="separate"/>
          </w:r>
          <w:r w:rsidR="001A1AC1">
            <w:rPr>
              <w:rFonts w:ascii="Microsoft YaHei UI" w:eastAsia="Microsoft YaHei UI" w:hAnsi="Microsoft YaHei UI"/>
              <w:noProof/>
            </w:rPr>
            <w:instrText>网站负载估计</w:instrText>
          </w:r>
          <w:r w:rsidRPr="0071045C">
            <w:rPr>
              <w:rFonts w:ascii="Microsoft YaHei UI" w:eastAsia="Microsoft YaHei UI" w:hAnsi="Microsoft YaHei UI"/>
            </w:rPr>
            <w:fldChar w:fldCharType="end"/>
          </w:r>
          <w:r w:rsidRPr="0071045C">
            <w:rPr>
              <w:rFonts w:ascii="Microsoft YaHei UI" w:eastAsia="Microsoft YaHei UI" w:hAnsi="Microsoft YaHei UI"/>
            </w:rPr>
            <w:instrText>&lt;&gt; “Error*” “</w:instrText>
          </w:r>
          <w:r w:rsidRPr="0071045C">
            <w:rPr>
              <w:rFonts w:ascii="Microsoft YaHei UI" w:eastAsia="Microsoft YaHei UI" w:hAnsi="Microsoft YaHei UI"/>
            </w:rPr>
            <w:fldChar w:fldCharType="begin"/>
          </w:r>
          <w:r w:rsidRPr="0071045C">
            <w:rPr>
              <w:rFonts w:ascii="Microsoft YaHei UI" w:eastAsia="Microsoft YaHei UI" w:hAnsi="Microsoft YaHei UI"/>
            </w:rPr>
            <w:instrText xml:space="preserve"> STYLEREF “标题 1” </w:instrText>
          </w:r>
          <w:r>
            <w:rPr>
              <w:rFonts w:ascii="Microsoft YaHei UI" w:eastAsia="Microsoft YaHei UI" w:hAnsi="Microsoft YaHei UI"/>
            </w:rPr>
            <w:fldChar w:fldCharType="separate"/>
          </w:r>
          <w:r w:rsidR="001A1AC1">
            <w:rPr>
              <w:rFonts w:ascii="Microsoft YaHei UI" w:eastAsia="Microsoft YaHei UI" w:hAnsi="Microsoft YaHei UI"/>
              <w:noProof/>
            </w:rPr>
            <w:instrText>网站负载估计</w:instrText>
          </w:r>
          <w:r w:rsidRPr="0071045C">
            <w:rPr>
              <w:rFonts w:ascii="Microsoft YaHei UI" w:eastAsia="Microsoft YaHei UI" w:hAnsi="Microsoft YaHei UI"/>
            </w:rPr>
            <w:fldChar w:fldCharType="end"/>
          </w:r>
          <w:r>
            <w:rPr>
              <w:rFonts w:ascii="Microsoft YaHei UI" w:eastAsia="Microsoft YaHei UI" w:hAnsi="Microsoft YaHei UI"/>
            </w:rPr>
            <w:fldChar w:fldCharType="separate"/>
          </w:r>
          <w:r w:rsidR="001A1AC1">
            <w:rPr>
              <w:rFonts w:ascii="Microsoft YaHei UI" w:eastAsia="Microsoft YaHei UI" w:hAnsi="Microsoft YaHei UI"/>
              <w:noProof/>
            </w:rPr>
            <w:t>网站负载估计</w:t>
          </w:r>
          <w:r w:rsidRPr="0071045C">
            <w:rPr>
              <w:rFonts w:ascii="Microsoft YaHei UI" w:eastAsia="Microsoft YaHei UI" w:hAnsi="Microsoft YaHei UI"/>
            </w:rPr>
            <w:fldChar w:fldCharType="end"/>
          </w:r>
        </w:p>
      </w:tc>
    </w:tr>
    <w:tr w:rsidR="007D67B1" w:rsidRPr="0071045C" w:rsidTr="00664EA5">
      <w:trPr>
        <w:trHeight w:hRule="exact" w:val="86"/>
        <w:jc w:val="right"/>
      </w:trPr>
      <w:tc>
        <w:tcPr>
          <w:tcW w:w="1418" w:type="dxa"/>
          <w:shd w:val="clear" w:color="auto" w:fill="000000" w:themeFill="text1"/>
        </w:tcPr>
        <w:p w:rsidR="007D67B1" w:rsidRPr="0071045C" w:rsidRDefault="007D67B1">
          <w:pPr>
            <w:rPr>
              <w:rFonts w:ascii="Microsoft YaHei UI" w:eastAsia="Microsoft YaHei UI" w:hAnsi="Microsoft YaHei UI"/>
              <w:sz w:val="10"/>
            </w:rPr>
          </w:pPr>
        </w:p>
      </w:tc>
      <w:tc>
        <w:tcPr>
          <w:tcW w:w="282" w:type="dxa"/>
        </w:tcPr>
        <w:p w:rsidR="007D67B1" w:rsidRPr="0071045C" w:rsidRDefault="007D67B1">
          <w:pPr>
            <w:rPr>
              <w:rFonts w:ascii="Microsoft YaHei UI" w:eastAsia="Microsoft YaHei UI" w:hAnsi="Microsoft YaHei UI"/>
              <w:sz w:val="10"/>
            </w:rPr>
          </w:pPr>
        </w:p>
      </w:tc>
      <w:tc>
        <w:tcPr>
          <w:tcW w:w="6664" w:type="dxa"/>
          <w:shd w:val="clear" w:color="auto" w:fill="000000" w:themeFill="text1"/>
        </w:tcPr>
        <w:p w:rsidR="007D67B1" w:rsidRPr="0071045C" w:rsidRDefault="007D67B1">
          <w:pPr>
            <w:rPr>
              <w:rFonts w:ascii="Microsoft YaHei UI" w:eastAsia="Microsoft YaHei UI" w:hAnsi="Microsoft YaHei UI"/>
              <w:sz w:val="10"/>
            </w:rPr>
          </w:pPr>
        </w:p>
      </w:tc>
    </w:tr>
  </w:tbl>
  <w:p w:rsidR="007D67B1" w:rsidRPr="0071045C" w:rsidRDefault="007D67B1">
    <w:pPr>
      <w:rPr>
        <w:rFonts w:ascii="Microsoft YaHei UI" w:eastAsia="Microsoft YaHei UI" w:hAnsi="Microsoft YaHei U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0E6EB78"/>
    <w:lvl w:ilvl="0">
      <w:start w:val="1"/>
      <w:numFmt w:val="bullet"/>
      <w:pStyle w:val="a"/>
      <w:lvlText w:val="•"/>
      <w:lvlJc w:val="left"/>
      <w:pPr>
        <w:ind w:left="576" w:hanging="288"/>
      </w:pPr>
      <w:rPr>
        <w:rFonts w:ascii="Cambria" w:eastAsia="Cambria" w:hAnsi="Cambria" w:hint="default"/>
        <w:color w:val="EF4623" w:themeColor="accent1"/>
      </w:rPr>
    </w:lvl>
  </w:abstractNum>
  <w:abstractNum w:abstractNumId="1" w15:restartNumberingAfterBreak="0">
    <w:nsid w:val="367F6A45"/>
    <w:multiLevelType w:val="multilevel"/>
    <w:tmpl w:val="0436C7FE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  <w:color w:val="EF4623" w:themeColor="accent1"/>
      </w:rPr>
    </w:lvl>
    <w:lvl w:ilvl="1">
      <w:start w:val="1"/>
      <w:numFmt w:val="decimal"/>
      <w:pStyle w:val="2"/>
      <w:suff w:val="space"/>
      <w:lvlText w:val="%1.%2"/>
      <w:lvlJc w:val="left"/>
      <w:pPr>
        <w:ind w:left="936" w:hanging="576"/>
      </w:pPr>
      <w:rPr>
        <w:rFonts w:hint="default"/>
        <w:color w:val="EF4623" w:themeColor="accent1"/>
      </w:rPr>
    </w:lvl>
    <w:lvl w:ilvl="2">
      <w:start w:val="1"/>
      <w:numFmt w:val="lowerLetter"/>
      <w:pStyle w:val="3"/>
      <w:lvlText w:val="%3."/>
      <w:lvlJc w:val="left"/>
      <w:pPr>
        <w:ind w:left="720" w:hanging="360"/>
      </w:pPr>
      <w:rPr>
        <w:rFonts w:hint="default"/>
        <w:color w:val="EF4623" w:themeColor="accent1"/>
      </w:rPr>
    </w:lvl>
    <w:lvl w:ilvl="3">
      <w:start w:val="1"/>
      <w:numFmt w:val="lowerRoman"/>
      <w:pStyle w:val="4"/>
      <w:lvlText w:val="%4."/>
      <w:lvlJc w:val="left"/>
      <w:pPr>
        <w:ind w:left="1080" w:hanging="360"/>
      </w:pPr>
      <w:rPr>
        <w:rFonts w:hint="default"/>
        <w:color w:val="EF4623" w:themeColor="accent1"/>
      </w:rPr>
    </w:lvl>
    <w:lvl w:ilvl="4">
      <w:start w:val="1"/>
      <w:numFmt w:val="lowerLetter"/>
      <w:pStyle w:val="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7207CD0"/>
    <w:multiLevelType w:val="hybridMultilevel"/>
    <w:tmpl w:val="F9280602"/>
    <w:lvl w:ilvl="0" w:tplc="ACEC5A12">
      <w:start w:val="1"/>
      <w:numFmt w:val="japaneseCounting"/>
      <w:lvlText w:val="%1、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1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hirley wu">
    <w15:presenceInfo w15:providerId="Windows Live" w15:userId="8c539cf3b63ed2de"/>
  </w15:person>
  <w15:person w15:author="Derek Li">
    <w15:presenceInfo w15:providerId="Windows Live" w15:userId="ecc55510ea9bb7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780"/>
    <w:rsid w:val="00001B53"/>
    <w:rsid w:val="00005C59"/>
    <w:rsid w:val="00024A83"/>
    <w:rsid w:val="00086860"/>
    <w:rsid w:val="00090963"/>
    <w:rsid w:val="00093B33"/>
    <w:rsid w:val="000A417E"/>
    <w:rsid w:val="000A783E"/>
    <w:rsid w:val="000D01B3"/>
    <w:rsid w:val="00116780"/>
    <w:rsid w:val="001665E6"/>
    <w:rsid w:val="001733C4"/>
    <w:rsid w:val="0018097D"/>
    <w:rsid w:val="001901A2"/>
    <w:rsid w:val="001A1AC1"/>
    <w:rsid w:val="001E05A8"/>
    <w:rsid w:val="001F5516"/>
    <w:rsid w:val="00226658"/>
    <w:rsid w:val="00234033"/>
    <w:rsid w:val="002415E9"/>
    <w:rsid w:val="00257582"/>
    <w:rsid w:val="00315E0C"/>
    <w:rsid w:val="00322A34"/>
    <w:rsid w:val="0034291A"/>
    <w:rsid w:val="00361B92"/>
    <w:rsid w:val="00383B31"/>
    <w:rsid w:val="00393FB2"/>
    <w:rsid w:val="003A25BD"/>
    <w:rsid w:val="003A5574"/>
    <w:rsid w:val="004269D7"/>
    <w:rsid w:val="0043693B"/>
    <w:rsid w:val="004450F7"/>
    <w:rsid w:val="00455E58"/>
    <w:rsid w:val="0047418C"/>
    <w:rsid w:val="00476070"/>
    <w:rsid w:val="004A3BBB"/>
    <w:rsid w:val="004B1B67"/>
    <w:rsid w:val="00515A89"/>
    <w:rsid w:val="00541CF6"/>
    <w:rsid w:val="00542811"/>
    <w:rsid w:val="005D31C5"/>
    <w:rsid w:val="005F465D"/>
    <w:rsid w:val="00664EA5"/>
    <w:rsid w:val="00686852"/>
    <w:rsid w:val="006E374F"/>
    <w:rsid w:val="006F30BA"/>
    <w:rsid w:val="007009AD"/>
    <w:rsid w:val="0071045C"/>
    <w:rsid w:val="00712CFC"/>
    <w:rsid w:val="0075632C"/>
    <w:rsid w:val="007D67B1"/>
    <w:rsid w:val="00822D0A"/>
    <w:rsid w:val="0087015C"/>
    <w:rsid w:val="008933DD"/>
    <w:rsid w:val="008B1514"/>
    <w:rsid w:val="0091162F"/>
    <w:rsid w:val="00913416"/>
    <w:rsid w:val="009164B0"/>
    <w:rsid w:val="00922F26"/>
    <w:rsid w:val="0094117A"/>
    <w:rsid w:val="00967214"/>
    <w:rsid w:val="00981DBD"/>
    <w:rsid w:val="009E2691"/>
    <w:rsid w:val="009E3EE8"/>
    <w:rsid w:val="009F2494"/>
    <w:rsid w:val="00A07830"/>
    <w:rsid w:val="00A265C7"/>
    <w:rsid w:val="00AA636A"/>
    <w:rsid w:val="00AA6DDA"/>
    <w:rsid w:val="00AE18BA"/>
    <w:rsid w:val="00B01ED3"/>
    <w:rsid w:val="00B71FC6"/>
    <w:rsid w:val="00BA72CF"/>
    <w:rsid w:val="00C230B4"/>
    <w:rsid w:val="00C234F7"/>
    <w:rsid w:val="00C66E3B"/>
    <w:rsid w:val="00CD14BA"/>
    <w:rsid w:val="00CD31B6"/>
    <w:rsid w:val="00CE4371"/>
    <w:rsid w:val="00D0420B"/>
    <w:rsid w:val="00D04F3F"/>
    <w:rsid w:val="00D25999"/>
    <w:rsid w:val="00D82308"/>
    <w:rsid w:val="00D922A6"/>
    <w:rsid w:val="00DA2A85"/>
    <w:rsid w:val="00DA6712"/>
    <w:rsid w:val="00DE073E"/>
    <w:rsid w:val="00DF4D75"/>
    <w:rsid w:val="00E96AB7"/>
    <w:rsid w:val="00EB0648"/>
    <w:rsid w:val="00ED3DE1"/>
    <w:rsid w:val="00F13EC0"/>
    <w:rsid w:val="00F2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22801E"/>
  <w15:docId w15:val="{FDE89A1D-A2A6-4E97-B8A1-C6DC7010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04040" w:themeColor="text1" w:themeTint="BF"/>
        <w:lang w:val="en-US" w:eastAsia="zh-CN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1"/>
    <w:qFormat/>
    <w:pPr>
      <w:pageBreakBefore/>
      <w:pBdr>
        <w:bottom w:val="single" w:sz="8" w:space="1" w:color="auto"/>
      </w:pBdr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styleId="20">
    <w:name w:val="heading 2"/>
    <w:basedOn w:val="a1"/>
    <w:next w:val="a1"/>
    <w:link w:val="21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qFormat/>
    <w:pPr>
      <w:spacing w:after="0" w:line="240" w:lineRule="auto"/>
      <w:ind w:left="29" w:right="144"/>
    </w:pPr>
    <w:rPr>
      <w:color w:val="EF4623" w:themeColor="accent1"/>
    </w:rPr>
  </w:style>
  <w:style w:type="character" w:customStyle="1" w:styleId="a6">
    <w:name w:val="页脚 字符"/>
    <w:basedOn w:val="a2"/>
    <w:link w:val="a5"/>
    <w:uiPriority w:val="99"/>
    <w:rPr>
      <w:color w:val="EF4623" w:themeColor="accent1"/>
    </w:rPr>
  </w:style>
  <w:style w:type="paragraph" w:styleId="a7">
    <w:name w:val="Subtitle"/>
    <w:basedOn w:val="a1"/>
    <w:next w:val="a1"/>
    <w:link w:val="a8"/>
    <w:uiPriority w:val="3"/>
    <w:unhideWhenUsed/>
    <w:qFormat/>
    <w:pPr>
      <w:numPr>
        <w:ilvl w:val="1"/>
      </w:numPr>
      <w:spacing w:before="40" w:after="160" w:line="288" w:lineRule="auto"/>
      <w:ind w:left="72"/>
    </w:pPr>
    <w:rPr>
      <w:rFonts w:asciiTheme="majorHAnsi" w:eastAsiaTheme="majorEastAsia" w:hAnsiTheme="majorHAnsi" w:cstheme="majorBidi"/>
      <w:b/>
      <w:bCs/>
      <w:caps/>
      <w:color w:val="000000" w:themeColor="text1"/>
      <w:kern w:val="20"/>
      <w:sz w:val="60"/>
    </w:rPr>
  </w:style>
  <w:style w:type="paragraph" w:customStyle="1" w:styleId="a9">
    <w:name w:val="图形"/>
    <w:basedOn w:val="a1"/>
    <w:uiPriority w:val="99"/>
    <w:pPr>
      <w:spacing w:after="80" w:line="240" w:lineRule="auto"/>
      <w:jc w:val="center"/>
    </w:pPr>
  </w:style>
  <w:style w:type="paragraph" w:styleId="aa">
    <w:name w:val="header"/>
    <w:basedOn w:val="a1"/>
    <w:link w:val="ab"/>
    <w:uiPriority w:val="99"/>
    <w:qFormat/>
    <w:pPr>
      <w:spacing w:after="380" w:line="240" w:lineRule="auto"/>
    </w:pPr>
  </w:style>
  <w:style w:type="character" w:customStyle="1" w:styleId="ab">
    <w:name w:val="页眉 字符"/>
    <w:basedOn w:val="a2"/>
    <w:link w:val="aa"/>
    <w:uiPriority w:val="99"/>
    <w:rPr>
      <w:color w:val="404040" w:themeColor="text1" w:themeTint="BF"/>
      <w:sz w:val="20"/>
    </w:rPr>
  </w:style>
  <w:style w:type="table" w:styleId="ac">
    <w:name w:val="Table Grid"/>
    <w:basedOn w:val="a3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paragraph" w:customStyle="1" w:styleId="11">
    <w:name w:val="信息标题1"/>
    <w:basedOn w:val="a1"/>
    <w:uiPriority w:val="2"/>
    <w:qFormat/>
    <w:pPr>
      <w:spacing w:after="60" w:line="240" w:lineRule="auto"/>
      <w:ind w:left="29" w:right="29"/>
      <w:jc w:val="right"/>
    </w:pPr>
    <w:rPr>
      <w:b/>
      <w:bCs/>
      <w:color w:val="EF4623" w:themeColor="accent1"/>
      <w:sz w:val="36"/>
    </w:rPr>
  </w:style>
  <w:style w:type="paragraph" w:customStyle="1" w:styleId="ad">
    <w:name w:val="页"/>
    <w:basedOn w:val="a1"/>
    <w:next w:val="a1"/>
    <w:uiPriority w:val="99"/>
    <w:unhideWhenUsed/>
    <w:qFormat/>
    <w:pPr>
      <w:spacing w:after="40" w:line="240" w:lineRule="auto"/>
    </w:pPr>
    <w:rPr>
      <w:color w:val="000000" w:themeColor="text1"/>
      <w:sz w:val="36"/>
    </w:rPr>
  </w:style>
  <w:style w:type="paragraph" w:styleId="ae">
    <w:name w:val="Title"/>
    <w:basedOn w:val="a1"/>
    <w:next w:val="a1"/>
    <w:link w:val="af"/>
    <w:uiPriority w:val="2"/>
    <w:qFormat/>
    <w:pPr>
      <w:spacing w:after="40" w:line="240" w:lineRule="auto"/>
    </w:pPr>
    <w:rPr>
      <w:rFonts w:asciiTheme="majorHAnsi" w:eastAsiaTheme="majorEastAsia" w:hAnsiTheme="majorHAnsi" w:cstheme="majorBidi"/>
      <w:b/>
      <w:bCs/>
      <w:color w:val="EF4623" w:themeColor="accent1"/>
      <w:sz w:val="200"/>
    </w:rPr>
  </w:style>
  <w:style w:type="character" w:customStyle="1" w:styleId="af">
    <w:name w:val="标题 字符"/>
    <w:basedOn w:val="a2"/>
    <w:link w:val="ae"/>
    <w:uiPriority w:val="2"/>
    <w:rPr>
      <w:rFonts w:asciiTheme="majorHAnsi" w:eastAsiaTheme="majorEastAsia" w:hAnsiTheme="majorHAnsi" w:cstheme="majorBidi"/>
      <w:b/>
      <w:bCs/>
      <w:color w:val="EF4623" w:themeColor="accent1"/>
      <w:sz w:val="200"/>
    </w:rPr>
  </w:style>
  <w:style w:type="character" w:styleId="af0">
    <w:name w:val="Placeholder Text"/>
    <w:basedOn w:val="a2"/>
    <w:uiPriority w:val="99"/>
    <w:semiHidden/>
    <w:rPr>
      <w:color w:val="808080"/>
    </w:rPr>
  </w:style>
  <w:style w:type="paragraph" w:styleId="af1">
    <w:name w:val="Balloon Text"/>
    <w:basedOn w:val="a1"/>
    <w:link w:val="af2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</w:rPr>
  </w:style>
  <w:style w:type="character" w:customStyle="1" w:styleId="af2">
    <w:name w:val="批注框文本 字符"/>
    <w:basedOn w:val="a2"/>
    <w:link w:val="af1"/>
    <w:uiPriority w:val="99"/>
    <w:semiHidden/>
    <w:rPr>
      <w:rFonts w:ascii="Tahoma" w:eastAsia="Tahoma" w:hAnsi="Tahoma" w:cs="Tahoma"/>
      <w:sz w:val="16"/>
    </w:rPr>
  </w:style>
  <w:style w:type="character" w:customStyle="1" w:styleId="af3">
    <w:name w:val="增强"/>
    <w:basedOn w:val="a2"/>
    <w:uiPriority w:val="10"/>
    <w:qFormat/>
    <w:rPr>
      <w:b/>
      <w:bCs/>
    </w:rPr>
  </w:style>
  <w:style w:type="character" w:customStyle="1" w:styleId="a8">
    <w:name w:val="副标题 字符"/>
    <w:basedOn w:val="a2"/>
    <w:link w:val="a7"/>
    <w:uiPriority w:val="3"/>
    <w:rPr>
      <w:rFonts w:asciiTheme="majorHAnsi" w:eastAsiaTheme="majorEastAsia" w:hAnsiTheme="majorHAnsi" w:cstheme="majorBidi"/>
      <w:b/>
      <w:bCs/>
      <w:caps/>
      <w:color w:val="000000" w:themeColor="text1"/>
      <w:kern w:val="20"/>
      <w:sz w:val="60"/>
    </w:rPr>
  </w:style>
  <w:style w:type="paragraph" w:customStyle="1" w:styleId="af4">
    <w:name w:val="摘要"/>
    <w:basedOn w:val="a1"/>
    <w:uiPriority w:val="3"/>
    <w:qFormat/>
    <w:pPr>
      <w:spacing w:before="360" w:after="480" w:line="360" w:lineRule="auto"/>
    </w:pPr>
    <w:rPr>
      <w:i/>
      <w:iCs/>
      <w:color w:val="EF4623" w:themeColor="accent1"/>
      <w:kern w:val="20"/>
      <w:sz w:val="28"/>
    </w:rPr>
  </w:style>
  <w:style w:type="paragraph" w:customStyle="1" w:styleId="af5">
    <w:name w:val="无间距"/>
    <w:link w:val="af6"/>
    <w:uiPriority w:val="1"/>
    <w:unhideWhenUsed/>
    <w:qFormat/>
    <w:pPr>
      <w:spacing w:after="0" w:line="240" w:lineRule="auto"/>
    </w:pPr>
  </w:style>
  <w:style w:type="character" w:styleId="af7">
    <w:name w:val="Hyperlink"/>
    <w:basedOn w:val="a2"/>
    <w:uiPriority w:val="99"/>
    <w:unhideWhenUsed/>
    <w:rPr>
      <w:color w:val="5F5F5F" w:themeColor="hyperlink"/>
      <w:u w:val="single"/>
    </w:rPr>
  </w:style>
  <w:style w:type="paragraph" w:styleId="12">
    <w:name w:val="toc 1"/>
    <w:basedOn w:val="a1"/>
    <w:next w:val="a1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kern w:val="20"/>
    </w:rPr>
  </w:style>
  <w:style w:type="character" w:customStyle="1" w:styleId="10">
    <w:name w:val="标题 1 字符"/>
    <w:basedOn w:val="a2"/>
    <w:link w:val="1"/>
    <w:uiPriority w:val="1"/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customStyle="1" w:styleId="af8">
    <w:name w:val="目录标题"/>
    <w:basedOn w:val="1"/>
    <w:next w:val="a1"/>
    <w:uiPriority w:val="39"/>
    <w:unhideWhenUsed/>
    <w:qFormat/>
    <w:pPr>
      <w:pBdr>
        <w:bottom w:val="none" w:sz="0" w:space="0" w:color="auto"/>
      </w:pBdr>
      <w:spacing w:before="0" w:after="360"/>
      <w:outlineLvl w:val="9"/>
    </w:pPr>
    <w:rPr>
      <w:color w:val="EF4623" w:themeColor="accent1"/>
      <w:kern w:val="20"/>
      <w:sz w:val="44"/>
    </w:rPr>
  </w:style>
  <w:style w:type="character" w:customStyle="1" w:styleId="21">
    <w:name w:val="标题 2 字符"/>
    <w:basedOn w:val="a2"/>
    <w:link w:val="20"/>
    <w:uiPriority w:val="1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customStyle="1" w:styleId="af9">
    <w:name w:val="引言"/>
    <w:basedOn w:val="a1"/>
    <w:next w:val="a1"/>
    <w:link w:val="afa"/>
    <w:uiPriority w:val="1"/>
    <w:unhideWhenUsed/>
    <w:qFormat/>
    <w:pPr>
      <w:spacing w:before="240" w:after="240" w:line="288" w:lineRule="auto"/>
    </w:pPr>
    <w:rPr>
      <w:i/>
      <w:iCs/>
      <w:color w:val="EF4623" w:themeColor="accent1"/>
      <w:kern w:val="20"/>
      <w:sz w:val="24"/>
    </w:rPr>
  </w:style>
  <w:style w:type="character" w:customStyle="1" w:styleId="afa">
    <w:name w:val="引言字符"/>
    <w:basedOn w:val="a2"/>
    <w:link w:val="af9"/>
    <w:uiPriority w:val="1"/>
    <w:rPr>
      <w:i/>
      <w:iCs/>
      <w:color w:val="EF4623" w:themeColor="accent1"/>
      <w:kern w:val="20"/>
      <w:sz w:val="24"/>
    </w:rPr>
  </w:style>
  <w:style w:type="paragraph" w:styleId="afb">
    <w:name w:val="Signature"/>
    <w:basedOn w:val="a1"/>
    <w:link w:val="afc"/>
    <w:uiPriority w:val="9"/>
    <w:unhideWhenUsed/>
    <w:qFormat/>
    <w:pPr>
      <w:spacing w:before="720" w:after="0" w:line="312" w:lineRule="auto"/>
      <w:contextualSpacing/>
    </w:pPr>
    <w:rPr>
      <w:color w:val="595959" w:themeColor="text1" w:themeTint="A6"/>
      <w:kern w:val="20"/>
    </w:rPr>
  </w:style>
  <w:style w:type="character" w:customStyle="1" w:styleId="afc">
    <w:name w:val="签名 字符"/>
    <w:basedOn w:val="a2"/>
    <w:link w:val="afb"/>
    <w:uiPriority w:val="9"/>
    <w:rPr>
      <w:color w:val="595959" w:themeColor="text1" w:themeTint="A6"/>
      <w:kern w:val="20"/>
    </w:rPr>
  </w:style>
  <w:style w:type="character" w:customStyle="1" w:styleId="af6">
    <w:name w:val="无间距字符"/>
    <w:basedOn w:val="a2"/>
    <w:link w:val="af5"/>
    <w:uiPriority w:val="1"/>
  </w:style>
  <w:style w:type="paragraph" w:styleId="a">
    <w:name w:val="List Bullet"/>
    <w:basedOn w:val="a1"/>
    <w:uiPriority w:val="1"/>
    <w:unhideWhenUsed/>
    <w:qFormat/>
    <w:pPr>
      <w:numPr>
        <w:numId w:val="1"/>
      </w:numPr>
      <w:spacing w:before="40" w:after="40" w:line="288" w:lineRule="auto"/>
    </w:pPr>
    <w:rPr>
      <w:color w:val="595959" w:themeColor="text1" w:themeTint="A6"/>
      <w:kern w:val="20"/>
    </w:rPr>
  </w:style>
  <w:style w:type="paragraph" w:styleId="a0">
    <w:name w:val="List Number"/>
    <w:basedOn w:val="a1"/>
    <w:uiPriority w:val="1"/>
    <w:unhideWhenUsed/>
    <w:qFormat/>
    <w:pPr>
      <w:numPr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2">
    <w:name w:val="List Number 2"/>
    <w:basedOn w:val="a1"/>
    <w:uiPriority w:val="1"/>
    <w:unhideWhenUsed/>
    <w:qFormat/>
    <w:pPr>
      <w:numPr>
        <w:ilvl w:val="1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3">
    <w:name w:val="List Number 3"/>
    <w:basedOn w:val="a1"/>
    <w:uiPriority w:val="18"/>
    <w:unhideWhenUsed/>
    <w:pPr>
      <w:numPr>
        <w:ilvl w:val="2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4">
    <w:name w:val="List Number 4"/>
    <w:basedOn w:val="a1"/>
    <w:uiPriority w:val="18"/>
    <w:unhideWhenUsed/>
    <w:pPr>
      <w:numPr>
        <w:ilvl w:val="3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5">
    <w:name w:val="List Number 5"/>
    <w:basedOn w:val="a1"/>
    <w:uiPriority w:val="18"/>
    <w:unhideWhenUsed/>
    <w:pPr>
      <w:numPr>
        <w:ilvl w:val="4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table" w:customStyle="1" w:styleId="afd">
    <w:name w:val="财务表格"/>
    <w:basedOn w:val="a3"/>
    <w:uiPriority w:val="99"/>
    <w:rsid w:val="00005C59"/>
    <w:pPr>
      <w:spacing w:before="60" w:after="60" w:line="240" w:lineRule="auto"/>
    </w:pPr>
    <w:tblPr>
      <w:tblBorders>
        <w:top w:val="single" w:sz="8" w:space="0" w:color="000000" w:themeColor="text1"/>
        <w:left w:val="single" w:sz="8" w:space="0" w:color="000000" w:themeColor="text1"/>
        <w:bottom w:val="single" w:sz="24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left w:w="72" w:type="dxa"/>
        <w:right w:w="72" w:type="dxa"/>
      </w:tblCellMar>
    </w:tblPr>
    <w:tblStylePr w:type="firstRow">
      <w:pPr>
        <w:wordWrap/>
        <w:spacing w:beforeLines="0" w:before="40" w:beforeAutospacing="0" w:afterLines="0" w:after="40" w:afterAutospacing="0"/>
        <w:jc w:val="left"/>
      </w:pPr>
      <w:rPr>
        <w:rFonts w:asciiTheme="majorHAnsi" w:eastAsiaTheme="majorEastAsia" w:hAnsiTheme="majorHAnsi"/>
        <w:b/>
        <w:i w:val="0"/>
        <w:caps w:val="0"/>
        <w:smallCaps w:val="0"/>
        <w:color w:val="000000" w:themeColor="text1"/>
        <w:sz w:val="22"/>
      </w:rPr>
    </w:tblStylePr>
    <w:tblStylePr w:type="firstCol">
      <w:rPr>
        <w:b/>
        <w:color w:val="000000" w:themeColor="text1"/>
      </w:rPr>
    </w:tblStylePr>
  </w:style>
  <w:style w:type="character" w:customStyle="1" w:styleId="afe">
    <w:name w:val="注释引用"/>
    <w:basedOn w:val="a2"/>
    <w:uiPriority w:val="99"/>
    <w:semiHidden/>
    <w:unhideWhenUsed/>
    <w:rPr>
      <w:sz w:val="16"/>
    </w:rPr>
  </w:style>
  <w:style w:type="paragraph" w:customStyle="1" w:styleId="aff">
    <w:name w:val="注释文本"/>
    <w:basedOn w:val="a1"/>
    <w:link w:val="aff0"/>
    <w:uiPriority w:val="99"/>
    <w:semiHidden/>
    <w:unhideWhenUsed/>
    <w:pPr>
      <w:spacing w:line="240" w:lineRule="auto"/>
    </w:pPr>
  </w:style>
  <w:style w:type="character" w:customStyle="1" w:styleId="aff0">
    <w:name w:val="备注文本字符"/>
    <w:basedOn w:val="a2"/>
    <w:link w:val="aff"/>
    <w:uiPriority w:val="99"/>
    <w:semiHidden/>
  </w:style>
  <w:style w:type="paragraph" w:customStyle="1" w:styleId="aff1">
    <w:name w:val="注释主题"/>
    <w:basedOn w:val="aff"/>
    <w:next w:val="aff"/>
    <w:link w:val="aff2"/>
    <w:uiPriority w:val="99"/>
    <w:semiHidden/>
    <w:unhideWhenUsed/>
    <w:rPr>
      <w:b/>
      <w:bCs/>
    </w:rPr>
  </w:style>
  <w:style w:type="character" w:customStyle="1" w:styleId="aff2">
    <w:name w:val="备注主题字符"/>
    <w:basedOn w:val="aff0"/>
    <w:link w:val="aff1"/>
    <w:uiPriority w:val="99"/>
    <w:semiHidden/>
    <w:rPr>
      <w:b/>
      <w:bCs/>
    </w:rPr>
  </w:style>
  <w:style w:type="table" w:styleId="aff3">
    <w:name w:val="Light Shading"/>
    <w:basedOn w:val="a3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ff4">
    <w:name w:val="表格文字十进制"/>
    <w:basedOn w:val="a1"/>
    <w:uiPriority w:val="1"/>
    <w:qFormat/>
    <w:pPr>
      <w:tabs>
        <w:tab w:val="decimal" w:pos="869"/>
      </w:tabs>
      <w:spacing w:before="60" w:after="60" w:line="240" w:lineRule="auto"/>
    </w:pPr>
  </w:style>
  <w:style w:type="paragraph" w:customStyle="1" w:styleId="aff5">
    <w:name w:val="表格文字"/>
    <w:basedOn w:val="a1"/>
    <w:uiPriority w:val="1"/>
    <w:qFormat/>
    <w:pPr>
      <w:spacing w:before="60" w:after="60" w:line="240" w:lineRule="auto"/>
    </w:pPr>
  </w:style>
  <w:style w:type="paragraph" w:customStyle="1" w:styleId="aff6">
    <w:name w:val="组织"/>
    <w:basedOn w:val="a1"/>
    <w:uiPriority w:val="2"/>
    <w:qFormat/>
    <w:pPr>
      <w:spacing w:after="60" w:line="240" w:lineRule="auto"/>
      <w:ind w:left="29" w:right="29"/>
    </w:pPr>
    <w:rPr>
      <w:b/>
      <w:bCs/>
      <w:color w:val="EF4623" w:themeColor="accent1"/>
      <w:sz w:val="36"/>
    </w:rPr>
  </w:style>
  <w:style w:type="paragraph" w:styleId="aff7">
    <w:name w:val="No Spacing"/>
    <w:link w:val="aff8"/>
    <w:uiPriority w:val="1"/>
    <w:qFormat/>
    <w:rsid w:val="00116780"/>
    <w:pPr>
      <w:spacing w:after="0" w:line="240" w:lineRule="auto"/>
    </w:pPr>
    <w:rPr>
      <w:color w:val="auto"/>
      <w:sz w:val="22"/>
      <w:szCs w:val="22"/>
    </w:rPr>
  </w:style>
  <w:style w:type="character" w:customStyle="1" w:styleId="aff8">
    <w:name w:val="无间隔 字符"/>
    <w:basedOn w:val="a2"/>
    <w:link w:val="aff7"/>
    <w:uiPriority w:val="1"/>
    <w:rsid w:val="00116780"/>
    <w:rPr>
      <w:color w:val="auto"/>
      <w:sz w:val="22"/>
      <w:szCs w:val="22"/>
    </w:rPr>
  </w:style>
  <w:style w:type="paragraph" w:styleId="aff9">
    <w:name w:val="Normal (Web)"/>
    <w:basedOn w:val="a1"/>
    <w:uiPriority w:val="99"/>
    <w:semiHidden/>
    <w:unhideWhenUsed/>
    <w:rsid w:val="005D31C5"/>
    <w:pPr>
      <w:spacing w:before="100" w:beforeAutospacing="1" w:after="100" w:afterAutospacing="1" w:line="240" w:lineRule="auto"/>
    </w:pPr>
    <w:rPr>
      <w:rFonts w:ascii="宋体" w:eastAsia="宋体" w:hAnsi="宋体" w:cs="宋体"/>
      <w:color w:val="auto"/>
      <w:sz w:val="24"/>
      <w:szCs w:val="24"/>
    </w:rPr>
  </w:style>
  <w:style w:type="paragraph" w:styleId="affa">
    <w:name w:val="List Paragraph"/>
    <w:basedOn w:val="a1"/>
    <w:uiPriority w:val="34"/>
    <w:qFormat/>
    <w:rsid w:val="00E96AB7"/>
    <w:pPr>
      <w:ind w:firstLineChars="200" w:firstLine="420"/>
    </w:pPr>
  </w:style>
  <w:style w:type="table" w:styleId="1-1">
    <w:name w:val="Grid Table 1 Light Accent 1"/>
    <w:basedOn w:val="a3"/>
    <w:uiPriority w:val="46"/>
    <w:rsid w:val="00515A89"/>
    <w:pPr>
      <w:spacing w:after="0" w:line="240" w:lineRule="auto"/>
    </w:pPr>
    <w:tblPr>
      <w:tblStyleRowBandSize w:val="1"/>
      <w:tblStyleColBandSize w:val="1"/>
      <w:tblBorders>
        <w:top w:val="single" w:sz="4" w:space="0" w:color="F8B4A6" w:themeColor="accent1" w:themeTint="66"/>
        <w:left w:val="single" w:sz="4" w:space="0" w:color="F8B4A6" w:themeColor="accent1" w:themeTint="66"/>
        <w:bottom w:val="single" w:sz="4" w:space="0" w:color="F8B4A6" w:themeColor="accent1" w:themeTint="66"/>
        <w:right w:val="single" w:sz="4" w:space="0" w:color="F8B4A6" w:themeColor="accent1" w:themeTint="66"/>
        <w:insideH w:val="single" w:sz="4" w:space="0" w:color="F8B4A6" w:themeColor="accent1" w:themeTint="66"/>
        <w:insideV w:val="single" w:sz="4" w:space="0" w:color="F8B4A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58F7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58F7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6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diagramLayout" Target="diagrams/layout1.xm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microsoft.com/office/2007/relationships/diagramDrawing" Target="diagrams/drawing1.xml"/><Relationship Id="rId34" Type="http://schemas.microsoft.com/office/2011/relationships/people" Target="people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diagramData" Target="diagrams/data1.xm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__1.vsdx"/><Relationship Id="rId20" Type="http://schemas.openxmlformats.org/officeDocument/2006/relationships/diagramColors" Target="diagrams/colors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3.emf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package" Target="embeddings/Microsoft_Visio___.vsdx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&#24180;&#24230;&#25253;&#21578;&#65288;&#32418;&#40657;&#35774;&#35745;&#65289;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FB10DCF-6E38-48DD-9F53-556A7A0D9EDF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25A4961C-11B8-4F80-BA93-5B4EC74CDADB}">
      <dgm:prSet phldrT="[文本]" custT="1"/>
      <dgm:spPr/>
      <dgm:t>
        <a:bodyPr vert="vert"/>
        <a:lstStyle/>
        <a:p>
          <a:pPr algn="ctr"/>
          <a:r>
            <a:rPr lang="zh-CN" altLang="en-US" sz="1600" dirty="0" smtClean="0"/>
            <a:t>清华大学</a:t>
          </a:r>
          <a:endParaRPr lang="en-US" altLang="zh-CN" sz="1600" dirty="0" smtClean="0"/>
        </a:p>
        <a:p>
          <a:pPr algn="ctr"/>
          <a:r>
            <a:rPr lang="zh-CN" altLang="en-US" sz="1600" dirty="0" smtClean="0"/>
            <a:t>信息管理协会网站</a:t>
          </a:r>
          <a:endParaRPr lang="zh-CN" altLang="en-US" sz="1600" dirty="0"/>
        </a:p>
      </dgm:t>
    </dgm:pt>
    <dgm:pt modelId="{F1F64C40-F139-46AC-8AD5-D0E865FE11D8}" type="parTrans" cxnId="{EFB6CA59-5787-44A8-95B9-DFBB30D4AC09}">
      <dgm:prSet/>
      <dgm:spPr/>
      <dgm:t>
        <a:bodyPr/>
        <a:lstStyle/>
        <a:p>
          <a:pPr algn="ctr"/>
          <a:endParaRPr lang="zh-CN" altLang="en-US" sz="1600"/>
        </a:p>
      </dgm:t>
    </dgm:pt>
    <dgm:pt modelId="{3AB028D7-B69F-4221-A3A4-134A6B0FA39F}" type="sibTrans" cxnId="{EFB6CA59-5787-44A8-95B9-DFBB30D4AC09}">
      <dgm:prSet/>
      <dgm:spPr/>
      <dgm:t>
        <a:bodyPr/>
        <a:lstStyle/>
        <a:p>
          <a:pPr algn="ctr"/>
          <a:endParaRPr lang="zh-CN" altLang="en-US" sz="1600"/>
        </a:p>
      </dgm:t>
    </dgm:pt>
    <dgm:pt modelId="{58AFB4B3-0ABA-4C43-9EF5-0394861F102D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主页</a:t>
          </a:r>
          <a:endParaRPr lang="zh-CN" altLang="en-US" sz="1600" dirty="0"/>
        </a:p>
      </dgm:t>
    </dgm:pt>
    <dgm:pt modelId="{490B489B-914C-4B59-B82E-C841ACFF329F}" type="parTrans" cxnId="{7FFF14E9-E9BD-4EF5-B9A9-0FDB77D0678C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8C60E9E0-4EF6-4366-A7C2-04793D1147BA}" type="sibTrans" cxnId="{7FFF14E9-E9BD-4EF5-B9A9-0FDB77D0678C}">
      <dgm:prSet/>
      <dgm:spPr/>
      <dgm:t>
        <a:bodyPr/>
        <a:lstStyle/>
        <a:p>
          <a:pPr algn="ctr"/>
          <a:endParaRPr lang="zh-CN" altLang="en-US" sz="1600"/>
        </a:p>
      </dgm:t>
    </dgm:pt>
    <dgm:pt modelId="{7FB23D5B-A296-4353-929D-2F24B1DE4D54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商业合作</a:t>
          </a:r>
          <a:endParaRPr lang="zh-CN" altLang="en-US" sz="1600" dirty="0"/>
        </a:p>
      </dgm:t>
    </dgm:pt>
    <dgm:pt modelId="{A8296E87-6885-4757-B5E5-95C16A9CE81E}" type="parTrans" cxnId="{3C326500-A0D8-48E0-BDFE-39CD341B42A9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B0A3D571-5660-4882-A891-8CA189B275B3}" type="sibTrans" cxnId="{3C326500-A0D8-48E0-BDFE-39CD341B42A9}">
      <dgm:prSet/>
      <dgm:spPr/>
      <dgm:t>
        <a:bodyPr/>
        <a:lstStyle/>
        <a:p>
          <a:pPr algn="ctr"/>
          <a:endParaRPr lang="zh-CN" altLang="en-US" sz="1600"/>
        </a:p>
      </dgm:t>
    </dgm:pt>
    <dgm:pt modelId="{9CEFCE2F-D396-4BBE-BE76-3C52BF932D89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关于我们</a:t>
          </a:r>
          <a:endParaRPr lang="zh-CN" altLang="en-US" sz="1600" dirty="0"/>
        </a:p>
      </dgm:t>
    </dgm:pt>
    <dgm:pt modelId="{925A54CF-48C7-418B-8E2C-3907A414658E}" type="parTrans" cxnId="{A1E18DA8-0118-4ED7-89B6-A36D3CA27597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B60F65B0-0739-4775-AF8F-F9501D828D03}" type="sibTrans" cxnId="{A1E18DA8-0118-4ED7-89B6-A36D3CA27597}">
      <dgm:prSet/>
      <dgm:spPr/>
      <dgm:t>
        <a:bodyPr/>
        <a:lstStyle/>
        <a:p>
          <a:pPr algn="ctr"/>
          <a:endParaRPr lang="zh-CN" altLang="en-US" sz="1600"/>
        </a:p>
      </dgm:t>
    </dgm:pt>
    <dgm:pt modelId="{C820A46D-D180-4449-B950-0573C73C78AA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资源共享</a:t>
          </a:r>
          <a:endParaRPr lang="zh-CN" altLang="en-US" sz="1600" dirty="0"/>
        </a:p>
      </dgm:t>
    </dgm:pt>
    <dgm:pt modelId="{7F9F18F3-BB30-4323-B59F-2CA677B0A991}" type="parTrans" cxnId="{7835618F-84E1-4A53-85FC-0A5A4C91EAFF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C8706E36-58AE-4C67-B4FF-E32D41C9EC5D}" type="sibTrans" cxnId="{7835618F-84E1-4A53-85FC-0A5A4C91EAFF}">
      <dgm:prSet/>
      <dgm:spPr/>
      <dgm:t>
        <a:bodyPr/>
        <a:lstStyle/>
        <a:p>
          <a:pPr algn="ctr"/>
          <a:endParaRPr lang="zh-CN" altLang="en-US" sz="1600"/>
        </a:p>
      </dgm:t>
    </dgm:pt>
    <dgm:pt modelId="{1BC5A485-4150-4D9C-9630-EBFB68586400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讨论区</a:t>
          </a:r>
          <a:endParaRPr lang="zh-CN" altLang="en-US" sz="1600" dirty="0"/>
        </a:p>
      </dgm:t>
    </dgm:pt>
    <dgm:pt modelId="{E531B9F8-DDAB-4CB3-8057-086BF9055B0F}" type="parTrans" cxnId="{BC6B2CCA-4FA4-4B77-AA3F-0E65A82992F3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2CAE876E-AF66-4530-B617-83577277EB15}" type="sibTrans" cxnId="{BC6B2CCA-4FA4-4B77-AA3F-0E65A82992F3}">
      <dgm:prSet/>
      <dgm:spPr/>
      <dgm:t>
        <a:bodyPr/>
        <a:lstStyle/>
        <a:p>
          <a:pPr algn="ctr"/>
          <a:endParaRPr lang="zh-CN" altLang="en-US" sz="1600"/>
        </a:p>
      </dgm:t>
    </dgm:pt>
    <dgm:pt modelId="{30902F5E-0BF3-4385-9CB8-F323C3C998C3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协会消息</a:t>
          </a:r>
          <a:endParaRPr lang="zh-CN" altLang="en-US" sz="1600" dirty="0"/>
        </a:p>
      </dgm:t>
    </dgm:pt>
    <dgm:pt modelId="{196FD47E-EDD0-46CD-A53B-2136C01E31AE}" type="parTrans" cxnId="{FFF8F30B-F336-449D-B959-5540996360F2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793DDF32-D1FD-4ADD-A73C-672771585A2B}" type="sibTrans" cxnId="{FFF8F30B-F336-449D-B959-5540996360F2}">
      <dgm:prSet/>
      <dgm:spPr/>
      <dgm:t>
        <a:bodyPr/>
        <a:lstStyle/>
        <a:p>
          <a:pPr algn="ctr"/>
          <a:endParaRPr lang="zh-CN" altLang="en-US" sz="1600"/>
        </a:p>
      </dgm:t>
    </dgm:pt>
    <dgm:pt modelId="{F6029C68-EE5D-4832-AEDF-BF61405E799F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协会新闻</a:t>
          </a:r>
          <a:endParaRPr lang="zh-CN" altLang="en-US" sz="1600" dirty="0"/>
        </a:p>
      </dgm:t>
    </dgm:pt>
    <dgm:pt modelId="{279F5130-C473-40B7-82E2-5FCC1564A4B5}" type="parTrans" cxnId="{1825D183-1625-4018-9203-F2CAD4F04E58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125A79FE-FDF3-4656-951E-BC610D0D4493}" type="sibTrans" cxnId="{1825D183-1625-4018-9203-F2CAD4F04E58}">
      <dgm:prSet/>
      <dgm:spPr/>
      <dgm:t>
        <a:bodyPr/>
        <a:lstStyle/>
        <a:p>
          <a:pPr algn="ctr"/>
          <a:endParaRPr lang="zh-CN" altLang="en-US" sz="1600"/>
        </a:p>
      </dgm:t>
    </dgm:pt>
    <dgm:pt modelId="{02D677C8-E96F-4C26-A710-3A8D1A7A9171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课程资源</a:t>
          </a:r>
          <a:endParaRPr lang="zh-CN" altLang="en-US" sz="1600" dirty="0"/>
        </a:p>
      </dgm:t>
    </dgm:pt>
    <dgm:pt modelId="{BADEF206-DC6A-4D77-A11D-1FD750495ED1}" type="parTrans" cxnId="{0E5C3528-A7E3-4B05-868F-0C4CA4B9099F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9FE14DC0-CADD-4BFA-827B-6A66E99BFBDC}" type="sibTrans" cxnId="{0E5C3528-A7E3-4B05-868F-0C4CA4B9099F}">
      <dgm:prSet/>
      <dgm:spPr/>
      <dgm:t>
        <a:bodyPr/>
        <a:lstStyle/>
        <a:p>
          <a:pPr algn="ctr"/>
          <a:endParaRPr lang="zh-CN" altLang="en-US" sz="1600"/>
        </a:p>
      </dgm:t>
    </dgm:pt>
    <dgm:pt modelId="{6C2F1EFA-0D19-4063-BF96-210BE75F2882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交换资源</a:t>
          </a:r>
          <a:endParaRPr lang="zh-CN" altLang="en-US" sz="1600" dirty="0"/>
        </a:p>
      </dgm:t>
    </dgm:pt>
    <dgm:pt modelId="{9CCCC89E-D828-4D2C-9782-DE894FCFE34E}" type="parTrans" cxnId="{D5437B41-C8DA-4596-A87C-1CEB5E35AC4F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710A2688-9455-43C8-BA80-EE9BCBCCF195}" type="sibTrans" cxnId="{D5437B41-C8DA-4596-A87C-1CEB5E35AC4F}">
      <dgm:prSet/>
      <dgm:spPr/>
      <dgm:t>
        <a:bodyPr/>
        <a:lstStyle/>
        <a:p>
          <a:pPr algn="ctr"/>
          <a:endParaRPr lang="zh-CN" altLang="en-US" sz="1600"/>
        </a:p>
      </dgm:t>
    </dgm:pt>
    <dgm:pt modelId="{D8A36270-7676-4110-B7F4-05FE786FEF6B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保研资源</a:t>
          </a:r>
          <a:endParaRPr lang="zh-CN" altLang="en-US" sz="1600" dirty="0"/>
        </a:p>
      </dgm:t>
    </dgm:pt>
    <dgm:pt modelId="{CE77CF1E-48D4-416B-A777-2A9D5EE39740}" type="parTrans" cxnId="{CFE2954D-1639-4F4B-9308-FC42ABB96A77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5DF92AD8-89FC-47EB-BE5D-BB5A85349F3F}" type="sibTrans" cxnId="{CFE2954D-1639-4F4B-9308-FC42ABB96A77}">
      <dgm:prSet/>
      <dgm:spPr/>
      <dgm:t>
        <a:bodyPr/>
        <a:lstStyle/>
        <a:p>
          <a:pPr algn="ctr"/>
          <a:endParaRPr lang="zh-CN" altLang="en-US" sz="1600"/>
        </a:p>
      </dgm:t>
    </dgm:pt>
    <dgm:pt modelId="{3806CB65-02DE-4A7E-9D50-FDE221D42AB5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活动信息</a:t>
          </a:r>
          <a:endParaRPr lang="zh-CN" altLang="en-US" sz="1600" dirty="0"/>
        </a:p>
      </dgm:t>
    </dgm:pt>
    <dgm:pt modelId="{8B59268C-0C43-4140-8049-CA91940B1DFD}" type="parTrans" cxnId="{0C1C563D-8E6F-4F4E-8B25-03A32BF4C0AF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90D08D90-CEF0-4379-90EE-0C5708394EA2}" type="sibTrans" cxnId="{0C1C563D-8E6F-4F4E-8B25-03A32BF4C0AF}">
      <dgm:prSet/>
      <dgm:spPr/>
      <dgm:t>
        <a:bodyPr/>
        <a:lstStyle/>
        <a:p>
          <a:pPr algn="ctr"/>
          <a:endParaRPr lang="zh-CN" altLang="en-US" sz="1600"/>
        </a:p>
      </dgm:t>
    </dgm:pt>
    <dgm:pt modelId="{657EA08C-4BF9-4727-96D1-2051E8238309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行研报告</a:t>
          </a:r>
          <a:endParaRPr lang="zh-CN" altLang="en-US" sz="1600" dirty="0"/>
        </a:p>
      </dgm:t>
    </dgm:pt>
    <dgm:pt modelId="{539B2923-E6E1-4A73-A0DD-4E10FD2E4047}" type="parTrans" cxnId="{85786D4F-8743-4225-B49F-7A3B8B47BB6D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EE5E561C-DF39-4103-859D-705E4ED12AD8}" type="sibTrans" cxnId="{85786D4F-8743-4225-B49F-7A3B8B47BB6D}">
      <dgm:prSet/>
      <dgm:spPr/>
      <dgm:t>
        <a:bodyPr/>
        <a:lstStyle/>
        <a:p>
          <a:pPr algn="ctr"/>
          <a:endParaRPr lang="zh-CN" altLang="en-US" sz="1600"/>
        </a:p>
      </dgm:t>
    </dgm:pt>
    <dgm:pt modelId="{E958367A-7C17-4D27-B90B-BAD340A57FFC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赞助商介绍</a:t>
          </a:r>
          <a:endParaRPr lang="zh-CN" altLang="en-US" sz="1600" dirty="0"/>
        </a:p>
      </dgm:t>
    </dgm:pt>
    <dgm:pt modelId="{62E805EF-319D-4622-8CF2-C7F3FCBA87BD}" type="parTrans" cxnId="{BF306C84-9A47-4617-932D-2553F22A433E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82DF88CF-0EF5-4F6B-95D4-8C10DB2B8E2D}" type="sibTrans" cxnId="{BF306C84-9A47-4617-932D-2553F22A433E}">
      <dgm:prSet/>
      <dgm:spPr/>
      <dgm:t>
        <a:bodyPr/>
        <a:lstStyle/>
        <a:p>
          <a:pPr algn="ctr"/>
          <a:endParaRPr lang="zh-CN" altLang="en-US" sz="1600"/>
        </a:p>
      </dgm:t>
    </dgm:pt>
    <dgm:pt modelId="{C1865D7D-DE67-4A53-9CF4-60B8837B220A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相关活动</a:t>
          </a:r>
          <a:endParaRPr lang="zh-CN" altLang="en-US" sz="1600" dirty="0"/>
        </a:p>
      </dgm:t>
    </dgm:pt>
    <dgm:pt modelId="{08068395-9A16-427C-B154-FC66613D0983}" type="parTrans" cxnId="{CBFC2FC9-0E55-458E-B086-EE7BB2AA5CAF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F40E3363-1CAE-45A3-92A2-D6A1DCA3B734}" type="sibTrans" cxnId="{CBFC2FC9-0E55-458E-B086-EE7BB2AA5CAF}">
      <dgm:prSet/>
      <dgm:spPr/>
      <dgm:t>
        <a:bodyPr/>
        <a:lstStyle/>
        <a:p>
          <a:pPr algn="ctr"/>
          <a:endParaRPr lang="zh-CN" altLang="en-US" sz="1600"/>
        </a:p>
      </dgm:t>
    </dgm:pt>
    <dgm:pt modelId="{9F1FD3EC-C827-4E7C-955C-05E9454BD7AF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协会介绍</a:t>
          </a:r>
          <a:endParaRPr lang="zh-CN" altLang="en-US" sz="1600" dirty="0"/>
        </a:p>
      </dgm:t>
    </dgm:pt>
    <dgm:pt modelId="{792D5C54-BB79-4917-B002-9207DDB49C4F}" type="parTrans" cxnId="{4F374143-6774-49F5-A56D-27CFC841FC86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D4E1AC34-F5CF-4761-9A49-8E432EDC1F0D}" type="sibTrans" cxnId="{4F374143-6774-49F5-A56D-27CFC841FC86}">
      <dgm:prSet/>
      <dgm:spPr/>
      <dgm:t>
        <a:bodyPr/>
        <a:lstStyle/>
        <a:p>
          <a:pPr algn="ctr"/>
          <a:endParaRPr lang="zh-CN" altLang="en-US" sz="1600"/>
        </a:p>
      </dgm:t>
    </dgm:pt>
    <dgm:pt modelId="{F490E280-E583-4DAB-A71F-BFD991A9DED6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部门介绍</a:t>
          </a:r>
          <a:endParaRPr lang="zh-CN" altLang="en-US" sz="1600" dirty="0"/>
        </a:p>
      </dgm:t>
    </dgm:pt>
    <dgm:pt modelId="{2A769FC1-7C5F-4743-A1E4-BFF39D5A5C42}" type="parTrans" cxnId="{E41ED30F-13A7-4C12-A766-22B9F6E0971B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847FD5AC-887E-40C8-95C0-C2FAD0CDB03A}" type="sibTrans" cxnId="{E41ED30F-13A7-4C12-A766-22B9F6E0971B}">
      <dgm:prSet/>
      <dgm:spPr/>
      <dgm:t>
        <a:bodyPr/>
        <a:lstStyle/>
        <a:p>
          <a:pPr algn="ctr"/>
          <a:endParaRPr lang="zh-CN" altLang="en-US" sz="1600"/>
        </a:p>
      </dgm:t>
    </dgm:pt>
    <dgm:pt modelId="{2B5919C9-26D4-4EE5-83C6-45F3A2D74B8F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成员介绍</a:t>
          </a:r>
          <a:endParaRPr lang="zh-CN" altLang="en-US" sz="1600" dirty="0"/>
        </a:p>
      </dgm:t>
    </dgm:pt>
    <dgm:pt modelId="{2CD93303-70AD-4A47-85F3-41EBE15EB891}" type="parTrans" cxnId="{6514E84E-AAF3-48DF-98B5-1B0DD710156B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CDC7D95D-EA88-4073-AB69-27CACEEBD944}" type="sibTrans" cxnId="{6514E84E-AAF3-48DF-98B5-1B0DD710156B}">
      <dgm:prSet/>
      <dgm:spPr/>
      <dgm:t>
        <a:bodyPr/>
        <a:lstStyle/>
        <a:p>
          <a:pPr algn="ctr"/>
          <a:endParaRPr lang="zh-CN" altLang="en-US" sz="1600"/>
        </a:p>
      </dgm:t>
    </dgm:pt>
    <dgm:pt modelId="{EDDD8EC7-C504-42E1-8704-0928E68E91B6}">
      <dgm:prSet phldrT="[文本]" custT="1"/>
      <dgm:spPr/>
      <dgm:t>
        <a:bodyPr/>
        <a:lstStyle/>
        <a:p>
          <a:pPr algn="ctr"/>
          <a:r>
            <a:rPr lang="zh-CN" altLang="en-US" sz="1600" dirty="0" smtClean="0"/>
            <a:t>联系方式</a:t>
          </a:r>
          <a:endParaRPr lang="zh-CN" altLang="en-US" sz="1600" dirty="0"/>
        </a:p>
      </dgm:t>
    </dgm:pt>
    <dgm:pt modelId="{4A57C412-F39C-499E-94CA-000721C8C49E}" type="parTrans" cxnId="{34FD0301-AFC7-4221-862D-166FEB6E563D}">
      <dgm:prSet custT="1"/>
      <dgm:spPr/>
      <dgm:t>
        <a:bodyPr/>
        <a:lstStyle/>
        <a:p>
          <a:pPr algn="ctr"/>
          <a:endParaRPr lang="zh-CN" altLang="en-US" sz="1600"/>
        </a:p>
      </dgm:t>
    </dgm:pt>
    <dgm:pt modelId="{F397CE4A-BEBE-413D-999B-00DF5046C2E6}" type="sibTrans" cxnId="{34FD0301-AFC7-4221-862D-166FEB6E563D}">
      <dgm:prSet/>
      <dgm:spPr/>
      <dgm:t>
        <a:bodyPr/>
        <a:lstStyle/>
        <a:p>
          <a:pPr algn="ctr"/>
          <a:endParaRPr lang="zh-CN" altLang="en-US" sz="1600"/>
        </a:p>
      </dgm:t>
    </dgm:pt>
    <dgm:pt modelId="{9CF14330-E9CA-4507-BED5-763F129DCC54}">
      <dgm:prSet phldrT="[文本]" custT="1"/>
      <dgm:spPr/>
      <dgm:t>
        <a:bodyPr/>
        <a:lstStyle/>
        <a:p>
          <a:pPr algn="ctr"/>
          <a:r>
            <a:rPr lang="zh-CN" altLang="en-US" sz="1600" dirty="0"/>
            <a:t>硕士项目</a:t>
          </a:r>
        </a:p>
      </dgm:t>
    </dgm:pt>
    <dgm:pt modelId="{49EEB852-6784-4430-93CA-0D6B49BB2D2B}" type="parTrans" cxnId="{0233E745-1644-447C-8907-6EF5EC8A8913}">
      <dgm:prSet/>
      <dgm:spPr/>
      <dgm:t>
        <a:bodyPr/>
        <a:lstStyle/>
        <a:p>
          <a:pPr algn="ctr"/>
          <a:endParaRPr lang="zh-CN" altLang="en-US"/>
        </a:p>
      </dgm:t>
    </dgm:pt>
    <dgm:pt modelId="{5518F028-C0D0-433B-BDB4-FC13ABF2CDF0}" type="sibTrans" cxnId="{0233E745-1644-447C-8907-6EF5EC8A8913}">
      <dgm:prSet/>
      <dgm:spPr/>
      <dgm:t>
        <a:bodyPr/>
        <a:lstStyle/>
        <a:p>
          <a:pPr algn="ctr"/>
          <a:endParaRPr lang="zh-CN" altLang="en-US"/>
        </a:p>
      </dgm:t>
    </dgm:pt>
    <dgm:pt modelId="{F18A532A-927F-42E8-AA4C-B6948A16A7E3}">
      <dgm:prSet phldrT="[文本]" custT="1"/>
      <dgm:spPr/>
      <dgm:t>
        <a:bodyPr/>
        <a:lstStyle/>
        <a:p>
          <a:pPr algn="ctr"/>
          <a:r>
            <a:rPr lang="zh-CN" altLang="en-US" sz="1600" dirty="0"/>
            <a:t>博士项目</a:t>
          </a:r>
        </a:p>
      </dgm:t>
    </dgm:pt>
    <dgm:pt modelId="{6B71292C-32D2-476D-AC47-5179D999A577}" type="parTrans" cxnId="{FA7C1B94-A09E-4E3E-9EA7-47AB71B295D9}">
      <dgm:prSet/>
      <dgm:spPr/>
      <dgm:t>
        <a:bodyPr/>
        <a:lstStyle/>
        <a:p>
          <a:pPr algn="ctr"/>
          <a:endParaRPr lang="zh-CN" altLang="en-US"/>
        </a:p>
      </dgm:t>
    </dgm:pt>
    <dgm:pt modelId="{4F7244DE-CB4A-4B99-834F-8DD905057EDD}" type="sibTrans" cxnId="{FA7C1B94-A09E-4E3E-9EA7-47AB71B295D9}">
      <dgm:prSet/>
      <dgm:spPr/>
      <dgm:t>
        <a:bodyPr/>
        <a:lstStyle/>
        <a:p>
          <a:pPr algn="ctr"/>
          <a:endParaRPr lang="zh-CN" altLang="en-US"/>
        </a:p>
      </dgm:t>
    </dgm:pt>
    <dgm:pt modelId="{0A14E910-0BEB-4DE7-AF5A-D922F9720AE8}" type="pres">
      <dgm:prSet presAssocID="{4FB10DCF-6E38-48DD-9F53-556A7A0D9EDF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84724520-30DA-4251-BB0F-58E3D1E67379}" type="pres">
      <dgm:prSet presAssocID="{25A4961C-11B8-4F80-BA93-5B4EC74CDADB}" presName="root1" presStyleCnt="0"/>
      <dgm:spPr/>
    </dgm:pt>
    <dgm:pt modelId="{EBC61BE6-50F6-42CA-B881-DC30E8795E0C}" type="pres">
      <dgm:prSet presAssocID="{25A4961C-11B8-4F80-BA93-5B4EC74CDADB}" presName="LevelOneTextNode" presStyleLbl="node0" presStyleIdx="0" presStyleCnt="1" custScaleX="531633" custScaleY="404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5146710-5804-4DE8-AAF2-88B028330796}" type="pres">
      <dgm:prSet presAssocID="{25A4961C-11B8-4F80-BA93-5B4EC74CDADB}" presName="level2hierChild" presStyleCnt="0"/>
      <dgm:spPr/>
    </dgm:pt>
    <dgm:pt modelId="{524EFAC1-B6BF-4B00-A635-D1417808E043}" type="pres">
      <dgm:prSet presAssocID="{490B489B-914C-4B59-B82E-C841ACFF329F}" presName="conn2-1" presStyleLbl="parChTrans1D2" presStyleIdx="0" presStyleCnt="6"/>
      <dgm:spPr/>
      <dgm:t>
        <a:bodyPr/>
        <a:lstStyle/>
        <a:p>
          <a:endParaRPr lang="zh-CN" altLang="en-US"/>
        </a:p>
      </dgm:t>
    </dgm:pt>
    <dgm:pt modelId="{5910B16F-AB49-4BF2-9E7B-CF3565A18762}" type="pres">
      <dgm:prSet presAssocID="{490B489B-914C-4B59-B82E-C841ACFF329F}" presName="connTx" presStyleLbl="parChTrans1D2" presStyleIdx="0" presStyleCnt="6"/>
      <dgm:spPr/>
      <dgm:t>
        <a:bodyPr/>
        <a:lstStyle/>
        <a:p>
          <a:endParaRPr lang="zh-CN" altLang="en-US"/>
        </a:p>
      </dgm:t>
    </dgm:pt>
    <dgm:pt modelId="{13387B7F-48BB-431B-AA9D-ED81C000183C}" type="pres">
      <dgm:prSet presAssocID="{58AFB4B3-0ABA-4C43-9EF5-0394861F102D}" presName="root2" presStyleCnt="0"/>
      <dgm:spPr/>
    </dgm:pt>
    <dgm:pt modelId="{8326CB9E-D1D2-4479-B77B-F261C84EFFCB}" type="pres">
      <dgm:prSet presAssocID="{58AFB4B3-0ABA-4C43-9EF5-0394861F102D}" presName="LevelTwoTextNode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9AABD3E-C316-4984-9A47-037B0BA799AB}" type="pres">
      <dgm:prSet presAssocID="{58AFB4B3-0ABA-4C43-9EF5-0394861F102D}" presName="level3hierChild" presStyleCnt="0"/>
      <dgm:spPr/>
    </dgm:pt>
    <dgm:pt modelId="{3978F0FB-32B5-4047-8500-85518A5889E6}" type="pres">
      <dgm:prSet presAssocID="{196FD47E-EDD0-46CD-A53B-2136C01E31AE}" presName="conn2-1" presStyleLbl="parChTrans1D2" presStyleIdx="1" presStyleCnt="6"/>
      <dgm:spPr/>
      <dgm:t>
        <a:bodyPr/>
        <a:lstStyle/>
        <a:p>
          <a:endParaRPr lang="zh-CN" altLang="en-US"/>
        </a:p>
      </dgm:t>
    </dgm:pt>
    <dgm:pt modelId="{6D4E4592-7614-4AF4-8E67-99A7CF2974F7}" type="pres">
      <dgm:prSet presAssocID="{196FD47E-EDD0-46CD-A53B-2136C01E31AE}" presName="connTx" presStyleLbl="parChTrans1D2" presStyleIdx="1" presStyleCnt="6"/>
      <dgm:spPr/>
      <dgm:t>
        <a:bodyPr/>
        <a:lstStyle/>
        <a:p>
          <a:endParaRPr lang="zh-CN" altLang="en-US"/>
        </a:p>
      </dgm:t>
    </dgm:pt>
    <dgm:pt modelId="{CA7CEA64-48FF-4E3B-B95D-E56A1D4D04FA}" type="pres">
      <dgm:prSet presAssocID="{30902F5E-0BF3-4385-9CB8-F323C3C998C3}" presName="root2" presStyleCnt="0"/>
      <dgm:spPr/>
    </dgm:pt>
    <dgm:pt modelId="{789F8F9B-1D8E-46AE-B833-116053CCFFC3}" type="pres">
      <dgm:prSet presAssocID="{30902F5E-0BF3-4385-9CB8-F323C3C998C3}" presName="LevelTwoTextNode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F736B5C-1253-45B0-ABFF-2926DA28C0B2}" type="pres">
      <dgm:prSet presAssocID="{30902F5E-0BF3-4385-9CB8-F323C3C998C3}" presName="level3hierChild" presStyleCnt="0"/>
      <dgm:spPr/>
    </dgm:pt>
    <dgm:pt modelId="{87B76A13-D297-448A-9585-437D31B3815C}" type="pres">
      <dgm:prSet presAssocID="{279F5130-C473-40B7-82E2-5FCC1564A4B5}" presName="conn2-1" presStyleLbl="parChTrans1D3" presStyleIdx="0" presStyleCnt="12"/>
      <dgm:spPr/>
      <dgm:t>
        <a:bodyPr/>
        <a:lstStyle/>
        <a:p>
          <a:endParaRPr lang="zh-CN" altLang="en-US"/>
        </a:p>
      </dgm:t>
    </dgm:pt>
    <dgm:pt modelId="{F4ED3A7B-BF21-4228-A117-DC5E53CD01EA}" type="pres">
      <dgm:prSet presAssocID="{279F5130-C473-40B7-82E2-5FCC1564A4B5}" presName="connTx" presStyleLbl="parChTrans1D3" presStyleIdx="0" presStyleCnt="12"/>
      <dgm:spPr/>
      <dgm:t>
        <a:bodyPr/>
        <a:lstStyle/>
        <a:p>
          <a:endParaRPr lang="zh-CN" altLang="en-US"/>
        </a:p>
      </dgm:t>
    </dgm:pt>
    <dgm:pt modelId="{9FC23D8A-5EA5-452B-A2B4-9D4067C9DF1A}" type="pres">
      <dgm:prSet presAssocID="{F6029C68-EE5D-4832-AEDF-BF61405E799F}" presName="root2" presStyleCnt="0"/>
      <dgm:spPr/>
    </dgm:pt>
    <dgm:pt modelId="{FD843589-87B5-4220-9A99-E3DF51FA64AF}" type="pres">
      <dgm:prSet presAssocID="{F6029C68-EE5D-4832-AEDF-BF61405E799F}" presName="LevelTwoTextNode" presStyleLbl="node3" presStyleIdx="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B8968DF-ADB8-4327-B421-03F1B065BEE3}" type="pres">
      <dgm:prSet presAssocID="{F6029C68-EE5D-4832-AEDF-BF61405E799F}" presName="level3hierChild" presStyleCnt="0"/>
      <dgm:spPr/>
    </dgm:pt>
    <dgm:pt modelId="{DB120E03-B07F-4BE8-B16F-AAA8D8016533}" type="pres">
      <dgm:prSet presAssocID="{8B59268C-0C43-4140-8049-CA91940B1DFD}" presName="conn2-1" presStyleLbl="parChTrans1D3" presStyleIdx="1" presStyleCnt="12"/>
      <dgm:spPr/>
      <dgm:t>
        <a:bodyPr/>
        <a:lstStyle/>
        <a:p>
          <a:endParaRPr lang="zh-CN" altLang="en-US"/>
        </a:p>
      </dgm:t>
    </dgm:pt>
    <dgm:pt modelId="{A608C685-C139-4F49-9911-A856A7AB1628}" type="pres">
      <dgm:prSet presAssocID="{8B59268C-0C43-4140-8049-CA91940B1DFD}" presName="connTx" presStyleLbl="parChTrans1D3" presStyleIdx="1" presStyleCnt="12"/>
      <dgm:spPr/>
      <dgm:t>
        <a:bodyPr/>
        <a:lstStyle/>
        <a:p>
          <a:endParaRPr lang="zh-CN" altLang="en-US"/>
        </a:p>
      </dgm:t>
    </dgm:pt>
    <dgm:pt modelId="{984FBD04-BD0F-49E9-8923-B0D621E5064D}" type="pres">
      <dgm:prSet presAssocID="{3806CB65-02DE-4A7E-9D50-FDE221D42AB5}" presName="root2" presStyleCnt="0"/>
      <dgm:spPr/>
    </dgm:pt>
    <dgm:pt modelId="{A3352A40-6049-4468-8171-27DB752AC053}" type="pres">
      <dgm:prSet presAssocID="{3806CB65-02DE-4A7E-9D50-FDE221D42AB5}" presName="LevelTwoTextNode" presStyleLbl="node3" presStyleIdx="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F35288B-0150-4B26-B4CA-0C4D265F3581}" type="pres">
      <dgm:prSet presAssocID="{3806CB65-02DE-4A7E-9D50-FDE221D42AB5}" presName="level3hierChild" presStyleCnt="0"/>
      <dgm:spPr/>
    </dgm:pt>
    <dgm:pt modelId="{54A92C76-F04A-47C7-AF20-B92CC2C0566C}" type="pres">
      <dgm:prSet presAssocID="{539B2923-E6E1-4A73-A0DD-4E10FD2E4047}" presName="conn2-1" presStyleLbl="parChTrans1D3" presStyleIdx="2" presStyleCnt="12"/>
      <dgm:spPr/>
      <dgm:t>
        <a:bodyPr/>
        <a:lstStyle/>
        <a:p>
          <a:endParaRPr lang="zh-CN" altLang="en-US"/>
        </a:p>
      </dgm:t>
    </dgm:pt>
    <dgm:pt modelId="{C058EA4E-6A10-4575-AC53-74F29BF04A0B}" type="pres">
      <dgm:prSet presAssocID="{539B2923-E6E1-4A73-A0DD-4E10FD2E4047}" presName="connTx" presStyleLbl="parChTrans1D3" presStyleIdx="2" presStyleCnt="12"/>
      <dgm:spPr/>
      <dgm:t>
        <a:bodyPr/>
        <a:lstStyle/>
        <a:p>
          <a:endParaRPr lang="zh-CN" altLang="en-US"/>
        </a:p>
      </dgm:t>
    </dgm:pt>
    <dgm:pt modelId="{11690338-BC70-4CE7-BD92-A08F980FA9FA}" type="pres">
      <dgm:prSet presAssocID="{657EA08C-4BF9-4727-96D1-2051E8238309}" presName="root2" presStyleCnt="0"/>
      <dgm:spPr/>
    </dgm:pt>
    <dgm:pt modelId="{15835E34-1F1F-46A6-B8FF-98CA57D7DE09}" type="pres">
      <dgm:prSet presAssocID="{657EA08C-4BF9-4727-96D1-2051E8238309}" presName="LevelTwoTextNode" presStyleLbl="node3" presStyleIdx="2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21B39D1-8B28-4582-9C90-3778F57EB57C}" type="pres">
      <dgm:prSet presAssocID="{657EA08C-4BF9-4727-96D1-2051E8238309}" presName="level3hierChild" presStyleCnt="0"/>
      <dgm:spPr/>
    </dgm:pt>
    <dgm:pt modelId="{83B50E4E-B651-4303-A315-EF8159BFD505}" type="pres">
      <dgm:prSet presAssocID="{7F9F18F3-BB30-4323-B59F-2CA677B0A991}" presName="conn2-1" presStyleLbl="parChTrans1D2" presStyleIdx="2" presStyleCnt="6"/>
      <dgm:spPr/>
      <dgm:t>
        <a:bodyPr/>
        <a:lstStyle/>
        <a:p>
          <a:endParaRPr lang="zh-CN" altLang="en-US"/>
        </a:p>
      </dgm:t>
    </dgm:pt>
    <dgm:pt modelId="{56BBBB5F-8035-4413-BB90-6685AD575C0E}" type="pres">
      <dgm:prSet presAssocID="{7F9F18F3-BB30-4323-B59F-2CA677B0A991}" presName="connTx" presStyleLbl="parChTrans1D2" presStyleIdx="2" presStyleCnt="6"/>
      <dgm:spPr/>
      <dgm:t>
        <a:bodyPr/>
        <a:lstStyle/>
        <a:p>
          <a:endParaRPr lang="zh-CN" altLang="en-US"/>
        </a:p>
      </dgm:t>
    </dgm:pt>
    <dgm:pt modelId="{09EBE213-63E0-43D5-9E08-F818CB342C5B}" type="pres">
      <dgm:prSet presAssocID="{C820A46D-D180-4449-B950-0573C73C78AA}" presName="root2" presStyleCnt="0"/>
      <dgm:spPr/>
    </dgm:pt>
    <dgm:pt modelId="{97DF5DBB-9378-4E87-9031-24FA53BE5DB1}" type="pres">
      <dgm:prSet presAssocID="{C820A46D-D180-4449-B950-0573C73C78AA}" presName="LevelTwoTextNode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AD3ACFF-83BA-4E8F-BF10-9A3C36A1C2EF}" type="pres">
      <dgm:prSet presAssocID="{C820A46D-D180-4449-B950-0573C73C78AA}" presName="level3hierChild" presStyleCnt="0"/>
      <dgm:spPr/>
    </dgm:pt>
    <dgm:pt modelId="{16BB82CE-F7D5-402F-A899-0DCB6FE9F3A5}" type="pres">
      <dgm:prSet presAssocID="{BADEF206-DC6A-4D77-A11D-1FD750495ED1}" presName="conn2-1" presStyleLbl="parChTrans1D3" presStyleIdx="3" presStyleCnt="12"/>
      <dgm:spPr/>
      <dgm:t>
        <a:bodyPr/>
        <a:lstStyle/>
        <a:p>
          <a:endParaRPr lang="zh-CN" altLang="en-US"/>
        </a:p>
      </dgm:t>
    </dgm:pt>
    <dgm:pt modelId="{BD8879D0-2BC8-4818-B406-72112D345B21}" type="pres">
      <dgm:prSet presAssocID="{BADEF206-DC6A-4D77-A11D-1FD750495ED1}" presName="connTx" presStyleLbl="parChTrans1D3" presStyleIdx="3" presStyleCnt="12"/>
      <dgm:spPr/>
      <dgm:t>
        <a:bodyPr/>
        <a:lstStyle/>
        <a:p>
          <a:endParaRPr lang="zh-CN" altLang="en-US"/>
        </a:p>
      </dgm:t>
    </dgm:pt>
    <dgm:pt modelId="{6EF65236-C68E-422B-9CC3-DB0D153361BC}" type="pres">
      <dgm:prSet presAssocID="{02D677C8-E96F-4C26-A710-3A8D1A7A9171}" presName="root2" presStyleCnt="0"/>
      <dgm:spPr/>
    </dgm:pt>
    <dgm:pt modelId="{DA4E90F2-0DE3-4FF4-9566-7114B30B83EF}" type="pres">
      <dgm:prSet presAssocID="{02D677C8-E96F-4C26-A710-3A8D1A7A9171}" presName="LevelTwoTextNode" presStyleLbl="node3" presStyleIdx="3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42E9B0-2D60-45A8-8D24-72AFD3DA8C96}" type="pres">
      <dgm:prSet presAssocID="{02D677C8-E96F-4C26-A710-3A8D1A7A9171}" presName="level3hierChild" presStyleCnt="0"/>
      <dgm:spPr/>
    </dgm:pt>
    <dgm:pt modelId="{E4B22DE1-CF99-4786-A51E-7046EA48A91C}" type="pres">
      <dgm:prSet presAssocID="{9CCCC89E-D828-4D2C-9782-DE894FCFE34E}" presName="conn2-1" presStyleLbl="parChTrans1D3" presStyleIdx="4" presStyleCnt="12"/>
      <dgm:spPr/>
      <dgm:t>
        <a:bodyPr/>
        <a:lstStyle/>
        <a:p>
          <a:endParaRPr lang="zh-CN" altLang="en-US"/>
        </a:p>
      </dgm:t>
    </dgm:pt>
    <dgm:pt modelId="{2D5EB28C-5324-4CFD-9B88-96F9B2CFEF21}" type="pres">
      <dgm:prSet presAssocID="{9CCCC89E-D828-4D2C-9782-DE894FCFE34E}" presName="connTx" presStyleLbl="parChTrans1D3" presStyleIdx="4" presStyleCnt="12"/>
      <dgm:spPr/>
      <dgm:t>
        <a:bodyPr/>
        <a:lstStyle/>
        <a:p>
          <a:endParaRPr lang="zh-CN" altLang="en-US"/>
        </a:p>
      </dgm:t>
    </dgm:pt>
    <dgm:pt modelId="{EE881D74-FDCD-458E-972F-5DC55142A437}" type="pres">
      <dgm:prSet presAssocID="{6C2F1EFA-0D19-4063-BF96-210BE75F2882}" presName="root2" presStyleCnt="0"/>
      <dgm:spPr/>
    </dgm:pt>
    <dgm:pt modelId="{A2969FB2-0760-4061-B0DC-856D706EA345}" type="pres">
      <dgm:prSet presAssocID="{6C2F1EFA-0D19-4063-BF96-210BE75F2882}" presName="LevelTwoTextNode" presStyleLbl="node3" presStyleIdx="4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5348E26-A358-4A8C-8523-158088694D8A}" type="pres">
      <dgm:prSet presAssocID="{6C2F1EFA-0D19-4063-BF96-210BE75F2882}" presName="level3hierChild" presStyleCnt="0"/>
      <dgm:spPr/>
    </dgm:pt>
    <dgm:pt modelId="{E10C34C6-480A-4F5A-ACB2-7CBD07EC95E6}" type="pres">
      <dgm:prSet presAssocID="{CE77CF1E-48D4-416B-A777-2A9D5EE39740}" presName="conn2-1" presStyleLbl="parChTrans1D3" presStyleIdx="5" presStyleCnt="12"/>
      <dgm:spPr/>
      <dgm:t>
        <a:bodyPr/>
        <a:lstStyle/>
        <a:p>
          <a:endParaRPr lang="zh-CN" altLang="en-US"/>
        </a:p>
      </dgm:t>
    </dgm:pt>
    <dgm:pt modelId="{72C76985-3ECC-4DB1-B98A-270EBA672FB5}" type="pres">
      <dgm:prSet presAssocID="{CE77CF1E-48D4-416B-A777-2A9D5EE39740}" presName="connTx" presStyleLbl="parChTrans1D3" presStyleIdx="5" presStyleCnt="12"/>
      <dgm:spPr/>
      <dgm:t>
        <a:bodyPr/>
        <a:lstStyle/>
        <a:p>
          <a:endParaRPr lang="zh-CN" altLang="en-US"/>
        </a:p>
      </dgm:t>
    </dgm:pt>
    <dgm:pt modelId="{0B85BBEA-17FF-45E9-99E2-EC5A4C24C38D}" type="pres">
      <dgm:prSet presAssocID="{D8A36270-7676-4110-B7F4-05FE786FEF6B}" presName="root2" presStyleCnt="0"/>
      <dgm:spPr/>
    </dgm:pt>
    <dgm:pt modelId="{8086951C-5C36-47D5-AD95-70E18B2D5A99}" type="pres">
      <dgm:prSet presAssocID="{D8A36270-7676-4110-B7F4-05FE786FEF6B}" presName="LevelTwoTextNode" presStyleLbl="node3" presStyleIdx="5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461B756-CE4D-4C2C-86CB-76CD51CF5B28}" type="pres">
      <dgm:prSet presAssocID="{D8A36270-7676-4110-B7F4-05FE786FEF6B}" presName="level3hierChild" presStyleCnt="0"/>
      <dgm:spPr/>
    </dgm:pt>
    <dgm:pt modelId="{59794282-A7CC-4C66-8D69-C01AE74FD321}" type="pres">
      <dgm:prSet presAssocID="{49EEB852-6784-4430-93CA-0D6B49BB2D2B}" presName="conn2-1" presStyleLbl="parChTrans1D4" presStyleIdx="0" presStyleCnt="2"/>
      <dgm:spPr/>
      <dgm:t>
        <a:bodyPr/>
        <a:lstStyle/>
        <a:p>
          <a:endParaRPr lang="zh-CN" altLang="en-US"/>
        </a:p>
      </dgm:t>
    </dgm:pt>
    <dgm:pt modelId="{9752D3C8-5431-4CF6-BF36-383B4EF01EBB}" type="pres">
      <dgm:prSet presAssocID="{49EEB852-6784-4430-93CA-0D6B49BB2D2B}" presName="connTx" presStyleLbl="parChTrans1D4" presStyleIdx="0" presStyleCnt="2"/>
      <dgm:spPr/>
      <dgm:t>
        <a:bodyPr/>
        <a:lstStyle/>
        <a:p>
          <a:endParaRPr lang="zh-CN" altLang="en-US"/>
        </a:p>
      </dgm:t>
    </dgm:pt>
    <dgm:pt modelId="{C6BD398E-752C-4779-BCF2-D7FAEC7E78B6}" type="pres">
      <dgm:prSet presAssocID="{9CF14330-E9CA-4507-BED5-763F129DCC54}" presName="root2" presStyleCnt="0"/>
      <dgm:spPr/>
    </dgm:pt>
    <dgm:pt modelId="{2D762495-6F8D-4336-BD62-5B31E0BB3BC5}" type="pres">
      <dgm:prSet presAssocID="{9CF14330-E9CA-4507-BED5-763F129DCC54}" presName="LevelTwoTextNode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DFF3EE0-AFF7-4B7C-AFFA-D4B128F7EADF}" type="pres">
      <dgm:prSet presAssocID="{9CF14330-E9CA-4507-BED5-763F129DCC54}" presName="level3hierChild" presStyleCnt="0"/>
      <dgm:spPr/>
    </dgm:pt>
    <dgm:pt modelId="{1710A9A5-FC39-4205-8AE8-E37EBD38B64E}" type="pres">
      <dgm:prSet presAssocID="{6B71292C-32D2-476D-AC47-5179D999A577}" presName="conn2-1" presStyleLbl="parChTrans1D4" presStyleIdx="1" presStyleCnt="2"/>
      <dgm:spPr/>
      <dgm:t>
        <a:bodyPr/>
        <a:lstStyle/>
        <a:p>
          <a:endParaRPr lang="zh-CN" altLang="en-US"/>
        </a:p>
      </dgm:t>
    </dgm:pt>
    <dgm:pt modelId="{07D7BB69-55F1-4687-A9C1-1D6B03C6F72D}" type="pres">
      <dgm:prSet presAssocID="{6B71292C-32D2-476D-AC47-5179D999A577}" presName="connTx" presStyleLbl="parChTrans1D4" presStyleIdx="1" presStyleCnt="2"/>
      <dgm:spPr/>
      <dgm:t>
        <a:bodyPr/>
        <a:lstStyle/>
        <a:p>
          <a:endParaRPr lang="zh-CN" altLang="en-US"/>
        </a:p>
      </dgm:t>
    </dgm:pt>
    <dgm:pt modelId="{676AB89F-727B-48C6-A088-93404F4D9A04}" type="pres">
      <dgm:prSet presAssocID="{F18A532A-927F-42E8-AA4C-B6948A16A7E3}" presName="root2" presStyleCnt="0"/>
      <dgm:spPr/>
    </dgm:pt>
    <dgm:pt modelId="{D384ABE5-22B9-4D02-A35C-A90452F57801}" type="pres">
      <dgm:prSet presAssocID="{F18A532A-927F-42E8-AA4C-B6948A16A7E3}" presName="LevelTwoTextNode" presStyleLbl="node4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4600B88-E1AC-4559-9222-140CA70FF0E5}" type="pres">
      <dgm:prSet presAssocID="{F18A532A-927F-42E8-AA4C-B6948A16A7E3}" presName="level3hierChild" presStyleCnt="0"/>
      <dgm:spPr/>
    </dgm:pt>
    <dgm:pt modelId="{6BF5758F-BD13-46F2-A747-938DCD50A97C}" type="pres">
      <dgm:prSet presAssocID="{E531B9F8-DDAB-4CB3-8057-086BF9055B0F}" presName="conn2-1" presStyleLbl="parChTrans1D2" presStyleIdx="3" presStyleCnt="6"/>
      <dgm:spPr/>
      <dgm:t>
        <a:bodyPr/>
        <a:lstStyle/>
        <a:p>
          <a:endParaRPr lang="zh-CN" altLang="en-US"/>
        </a:p>
      </dgm:t>
    </dgm:pt>
    <dgm:pt modelId="{2F78A192-B41F-4CB8-87FA-85BE9EDA1F4D}" type="pres">
      <dgm:prSet presAssocID="{E531B9F8-DDAB-4CB3-8057-086BF9055B0F}" presName="connTx" presStyleLbl="parChTrans1D2" presStyleIdx="3" presStyleCnt="6"/>
      <dgm:spPr/>
      <dgm:t>
        <a:bodyPr/>
        <a:lstStyle/>
        <a:p>
          <a:endParaRPr lang="zh-CN" altLang="en-US"/>
        </a:p>
      </dgm:t>
    </dgm:pt>
    <dgm:pt modelId="{91E1F6C1-07AC-49E1-9224-61D5A0F64F48}" type="pres">
      <dgm:prSet presAssocID="{1BC5A485-4150-4D9C-9630-EBFB68586400}" presName="root2" presStyleCnt="0"/>
      <dgm:spPr/>
    </dgm:pt>
    <dgm:pt modelId="{93376C50-C60C-44F9-8548-89CCD492E6BB}" type="pres">
      <dgm:prSet presAssocID="{1BC5A485-4150-4D9C-9630-EBFB68586400}" presName="LevelTwoTextNode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01A1A66-BE8E-4073-A72E-2E6A2F92FB1B}" type="pres">
      <dgm:prSet presAssocID="{1BC5A485-4150-4D9C-9630-EBFB68586400}" presName="level3hierChild" presStyleCnt="0"/>
      <dgm:spPr/>
    </dgm:pt>
    <dgm:pt modelId="{BAFF2D08-8408-41F2-9EE5-9C80675BB78B}" type="pres">
      <dgm:prSet presAssocID="{A8296E87-6885-4757-B5E5-95C16A9CE81E}" presName="conn2-1" presStyleLbl="parChTrans1D2" presStyleIdx="4" presStyleCnt="6"/>
      <dgm:spPr/>
      <dgm:t>
        <a:bodyPr/>
        <a:lstStyle/>
        <a:p>
          <a:endParaRPr lang="zh-CN" altLang="en-US"/>
        </a:p>
      </dgm:t>
    </dgm:pt>
    <dgm:pt modelId="{6DB0A1E5-CB25-4C96-AD34-92A264C0FD31}" type="pres">
      <dgm:prSet presAssocID="{A8296E87-6885-4757-B5E5-95C16A9CE81E}" presName="connTx" presStyleLbl="parChTrans1D2" presStyleIdx="4" presStyleCnt="6"/>
      <dgm:spPr/>
      <dgm:t>
        <a:bodyPr/>
        <a:lstStyle/>
        <a:p>
          <a:endParaRPr lang="zh-CN" altLang="en-US"/>
        </a:p>
      </dgm:t>
    </dgm:pt>
    <dgm:pt modelId="{AAC417E8-248D-414F-939B-ACDCDD161379}" type="pres">
      <dgm:prSet presAssocID="{7FB23D5B-A296-4353-929D-2F24B1DE4D54}" presName="root2" presStyleCnt="0"/>
      <dgm:spPr/>
    </dgm:pt>
    <dgm:pt modelId="{345B720F-6DAE-4B9E-BC8C-66A422856A73}" type="pres">
      <dgm:prSet presAssocID="{7FB23D5B-A296-4353-929D-2F24B1DE4D54}" presName="LevelTwoTextNode" presStyleLbl="node2" presStyleIdx="4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D096E0-FC41-4619-A56E-E8FB69D99739}" type="pres">
      <dgm:prSet presAssocID="{7FB23D5B-A296-4353-929D-2F24B1DE4D54}" presName="level3hierChild" presStyleCnt="0"/>
      <dgm:spPr/>
    </dgm:pt>
    <dgm:pt modelId="{333C6208-106B-4BF9-B1E2-8D8CE73739FA}" type="pres">
      <dgm:prSet presAssocID="{62E805EF-319D-4622-8CF2-C7F3FCBA87BD}" presName="conn2-1" presStyleLbl="parChTrans1D3" presStyleIdx="6" presStyleCnt="12"/>
      <dgm:spPr/>
      <dgm:t>
        <a:bodyPr/>
        <a:lstStyle/>
        <a:p>
          <a:endParaRPr lang="zh-CN" altLang="en-US"/>
        </a:p>
      </dgm:t>
    </dgm:pt>
    <dgm:pt modelId="{44877B5D-E833-4040-AACD-B2660354E62C}" type="pres">
      <dgm:prSet presAssocID="{62E805EF-319D-4622-8CF2-C7F3FCBA87BD}" presName="connTx" presStyleLbl="parChTrans1D3" presStyleIdx="6" presStyleCnt="12"/>
      <dgm:spPr/>
      <dgm:t>
        <a:bodyPr/>
        <a:lstStyle/>
        <a:p>
          <a:endParaRPr lang="zh-CN" altLang="en-US"/>
        </a:p>
      </dgm:t>
    </dgm:pt>
    <dgm:pt modelId="{A873E2F7-B368-43DD-B91F-E0D8BC37D4FC}" type="pres">
      <dgm:prSet presAssocID="{E958367A-7C17-4D27-B90B-BAD340A57FFC}" presName="root2" presStyleCnt="0"/>
      <dgm:spPr/>
    </dgm:pt>
    <dgm:pt modelId="{AC706716-D78F-41D6-95CC-7F01993FFDBC}" type="pres">
      <dgm:prSet presAssocID="{E958367A-7C17-4D27-B90B-BAD340A57FFC}" presName="LevelTwoTextNode" presStyleLbl="node3" presStyleIdx="6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E9559E9-0451-4FB0-ABD8-795A5203D168}" type="pres">
      <dgm:prSet presAssocID="{E958367A-7C17-4D27-B90B-BAD340A57FFC}" presName="level3hierChild" presStyleCnt="0"/>
      <dgm:spPr/>
    </dgm:pt>
    <dgm:pt modelId="{771CF627-338A-40FE-9924-D9BA9012A7FD}" type="pres">
      <dgm:prSet presAssocID="{08068395-9A16-427C-B154-FC66613D0983}" presName="conn2-1" presStyleLbl="parChTrans1D3" presStyleIdx="7" presStyleCnt="12"/>
      <dgm:spPr/>
      <dgm:t>
        <a:bodyPr/>
        <a:lstStyle/>
        <a:p>
          <a:endParaRPr lang="zh-CN" altLang="en-US"/>
        </a:p>
      </dgm:t>
    </dgm:pt>
    <dgm:pt modelId="{EA78CBCD-9D4A-46ED-B551-7B208636C282}" type="pres">
      <dgm:prSet presAssocID="{08068395-9A16-427C-B154-FC66613D0983}" presName="connTx" presStyleLbl="parChTrans1D3" presStyleIdx="7" presStyleCnt="12"/>
      <dgm:spPr/>
      <dgm:t>
        <a:bodyPr/>
        <a:lstStyle/>
        <a:p>
          <a:endParaRPr lang="zh-CN" altLang="en-US"/>
        </a:p>
      </dgm:t>
    </dgm:pt>
    <dgm:pt modelId="{71F32332-46ED-4AD6-B08B-8A84E7E4012B}" type="pres">
      <dgm:prSet presAssocID="{C1865D7D-DE67-4A53-9CF4-60B8837B220A}" presName="root2" presStyleCnt="0"/>
      <dgm:spPr/>
    </dgm:pt>
    <dgm:pt modelId="{656BCEA0-5599-4A9B-A6C4-5019C39AC842}" type="pres">
      <dgm:prSet presAssocID="{C1865D7D-DE67-4A53-9CF4-60B8837B220A}" presName="LevelTwoTextNode" presStyleLbl="node3" presStyleIdx="7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08AED38-CA78-4FD8-A23F-C5EAA24A4C87}" type="pres">
      <dgm:prSet presAssocID="{C1865D7D-DE67-4A53-9CF4-60B8837B220A}" presName="level3hierChild" presStyleCnt="0"/>
      <dgm:spPr/>
    </dgm:pt>
    <dgm:pt modelId="{8F309D65-A445-43EA-AAF8-943093854223}" type="pres">
      <dgm:prSet presAssocID="{925A54CF-48C7-418B-8E2C-3907A414658E}" presName="conn2-1" presStyleLbl="parChTrans1D2" presStyleIdx="5" presStyleCnt="6"/>
      <dgm:spPr/>
      <dgm:t>
        <a:bodyPr/>
        <a:lstStyle/>
        <a:p>
          <a:endParaRPr lang="zh-CN" altLang="en-US"/>
        </a:p>
      </dgm:t>
    </dgm:pt>
    <dgm:pt modelId="{975A9D79-7F12-4C67-9E50-2ED611929510}" type="pres">
      <dgm:prSet presAssocID="{925A54CF-48C7-418B-8E2C-3907A414658E}" presName="connTx" presStyleLbl="parChTrans1D2" presStyleIdx="5" presStyleCnt="6"/>
      <dgm:spPr/>
      <dgm:t>
        <a:bodyPr/>
        <a:lstStyle/>
        <a:p>
          <a:endParaRPr lang="zh-CN" altLang="en-US"/>
        </a:p>
      </dgm:t>
    </dgm:pt>
    <dgm:pt modelId="{2DB1D403-A23A-47F1-B758-3CA00CFD186D}" type="pres">
      <dgm:prSet presAssocID="{9CEFCE2F-D396-4BBE-BE76-3C52BF932D89}" presName="root2" presStyleCnt="0"/>
      <dgm:spPr/>
    </dgm:pt>
    <dgm:pt modelId="{71BCEAAB-A9A2-4569-93A2-0C1D37343B65}" type="pres">
      <dgm:prSet presAssocID="{9CEFCE2F-D396-4BBE-BE76-3C52BF932D89}" presName="LevelTwoTextNode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0541D8F-46F3-4076-8083-53F07887AAFC}" type="pres">
      <dgm:prSet presAssocID="{9CEFCE2F-D396-4BBE-BE76-3C52BF932D89}" presName="level3hierChild" presStyleCnt="0"/>
      <dgm:spPr/>
    </dgm:pt>
    <dgm:pt modelId="{1F65236B-F750-484F-8661-3BD2DC97CAEF}" type="pres">
      <dgm:prSet presAssocID="{792D5C54-BB79-4917-B002-9207DDB49C4F}" presName="conn2-1" presStyleLbl="parChTrans1D3" presStyleIdx="8" presStyleCnt="12"/>
      <dgm:spPr/>
      <dgm:t>
        <a:bodyPr/>
        <a:lstStyle/>
        <a:p>
          <a:endParaRPr lang="zh-CN" altLang="en-US"/>
        </a:p>
      </dgm:t>
    </dgm:pt>
    <dgm:pt modelId="{278B9049-DBE6-492A-A450-E074828314BC}" type="pres">
      <dgm:prSet presAssocID="{792D5C54-BB79-4917-B002-9207DDB49C4F}" presName="connTx" presStyleLbl="parChTrans1D3" presStyleIdx="8" presStyleCnt="12"/>
      <dgm:spPr/>
      <dgm:t>
        <a:bodyPr/>
        <a:lstStyle/>
        <a:p>
          <a:endParaRPr lang="zh-CN" altLang="en-US"/>
        </a:p>
      </dgm:t>
    </dgm:pt>
    <dgm:pt modelId="{7B1D113D-0A78-4718-BF75-5B6187C90118}" type="pres">
      <dgm:prSet presAssocID="{9F1FD3EC-C827-4E7C-955C-05E9454BD7AF}" presName="root2" presStyleCnt="0"/>
      <dgm:spPr/>
    </dgm:pt>
    <dgm:pt modelId="{1CB3D6E4-E3D4-46DA-AB7A-52C5F94DCE49}" type="pres">
      <dgm:prSet presAssocID="{9F1FD3EC-C827-4E7C-955C-05E9454BD7AF}" presName="LevelTwoTextNode" presStyleLbl="node3" presStyleIdx="8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CF54301-71D7-4E2A-87B7-D605E992214E}" type="pres">
      <dgm:prSet presAssocID="{9F1FD3EC-C827-4E7C-955C-05E9454BD7AF}" presName="level3hierChild" presStyleCnt="0"/>
      <dgm:spPr/>
    </dgm:pt>
    <dgm:pt modelId="{A534D3D8-8DBE-4491-BBB9-92A835E17B37}" type="pres">
      <dgm:prSet presAssocID="{2A769FC1-7C5F-4743-A1E4-BFF39D5A5C42}" presName="conn2-1" presStyleLbl="parChTrans1D3" presStyleIdx="9" presStyleCnt="12"/>
      <dgm:spPr/>
      <dgm:t>
        <a:bodyPr/>
        <a:lstStyle/>
        <a:p>
          <a:endParaRPr lang="zh-CN" altLang="en-US"/>
        </a:p>
      </dgm:t>
    </dgm:pt>
    <dgm:pt modelId="{F80BC3AB-9BA3-4C17-9078-D8454ED7C3A3}" type="pres">
      <dgm:prSet presAssocID="{2A769FC1-7C5F-4743-A1E4-BFF39D5A5C42}" presName="connTx" presStyleLbl="parChTrans1D3" presStyleIdx="9" presStyleCnt="12"/>
      <dgm:spPr/>
      <dgm:t>
        <a:bodyPr/>
        <a:lstStyle/>
        <a:p>
          <a:endParaRPr lang="zh-CN" altLang="en-US"/>
        </a:p>
      </dgm:t>
    </dgm:pt>
    <dgm:pt modelId="{6203B18D-B469-45E8-836D-2D53418F519A}" type="pres">
      <dgm:prSet presAssocID="{F490E280-E583-4DAB-A71F-BFD991A9DED6}" presName="root2" presStyleCnt="0"/>
      <dgm:spPr/>
    </dgm:pt>
    <dgm:pt modelId="{792F42E9-A8D9-44CA-B8B0-848C9769DE05}" type="pres">
      <dgm:prSet presAssocID="{F490E280-E583-4DAB-A71F-BFD991A9DED6}" presName="LevelTwoTextNode" presStyleLbl="node3" presStyleIdx="9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F0275E0-C4C3-44F0-A000-DEAA138002E2}" type="pres">
      <dgm:prSet presAssocID="{F490E280-E583-4DAB-A71F-BFD991A9DED6}" presName="level3hierChild" presStyleCnt="0"/>
      <dgm:spPr/>
    </dgm:pt>
    <dgm:pt modelId="{E3B1871C-85C3-47C4-8492-26EBDAC56B66}" type="pres">
      <dgm:prSet presAssocID="{2CD93303-70AD-4A47-85F3-41EBE15EB891}" presName="conn2-1" presStyleLbl="parChTrans1D3" presStyleIdx="10" presStyleCnt="12"/>
      <dgm:spPr/>
      <dgm:t>
        <a:bodyPr/>
        <a:lstStyle/>
        <a:p>
          <a:endParaRPr lang="zh-CN" altLang="en-US"/>
        </a:p>
      </dgm:t>
    </dgm:pt>
    <dgm:pt modelId="{2CE073E8-A289-4269-A192-FAF4B3AB9C06}" type="pres">
      <dgm:prSet presAssocID="{2CD93303-70AD-4A47-85F3-41EBE15EB891}" presName="connTx" presStyleLbl="parChTrans1D3" presStyleIdx="10" presStyleCnt="12"/>
      <dgm:spPr/>
      <dgm:t>
        <a:bodyPr/>
        <a:lstStyle/>
        <a:p>
          <a:endParaRPr lang="zh-CN" altLang="en-US"/>
        </a:p>
      </dgm:t>
    </dgm:pt>
    <dgm:pt modelId="{92D1A99C-ED31-4BF2-8DA2-14D0BB4E84D5}" type="pres">
      <dgm:prSet presAssocID="{2B5919C9-26D4-4EE5-83C6-45F3A2D74B8F}" presName="root2" presStyleCnt="0"/>
      <dgm:spPr/>
    </dgm:pt>
    <dgm:pt modelId="{6E888FBA-5093-482B-9616-40D5907BEA5F}" type="pres">
      <dgm:prSet presAssocID="{2B5919C9-26D4-4EE5-83C6-45F3A2D74B8F}" presName="LevelTwoTextNode" presStyleLbl="node3" presStyleIdx="1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06E8332-7424-4C82-967B-08BA5F1C69CC}" type="pres">
      <dgm:prSet presAssocID="{2B5919C9-26D4-4EE5-83C6-45F3A2D74B8F}" presName="level3hierChild" presStyleCnt="0"/>
      <dgm:spPr/>
    </dgm:pt>
    <dgm:pt modelId="{F80A6A99-BD0D-4F93-A163-77CB0DE4D5F4}" type="pres">
      <dgm:prSet presAssocID="{4A57C412-F39C-499E-94CA-000721C8C49E}" presName="conn2-1" presStyleLbl="parChTrans1D3" presStyleIdx="11" presStyleCnt="12"/>
      <dgm:spPr/>
      <dgm:t>
        <a:bodyPr/>
        <a:lstStyle/>
        <a:p>
          <a:endParaRPr lang="zh-CN" altLang="en-US"/>
        </a:p>
      </dgm:t>
    </dgm:pt>
    <dgm:pt modelId="{A9D6618C-785F-4E81-A1DA-10ACC5B0AB13}" type="pres">
      <dgm:prSet presAssocID="{4A57C412-F39C-499E-94CA-000721C8C49E}" presName="connTx" presStyleLbl="parChTrans1D3" presStyleIdx="11" presStyleCnt="12"/>
      <dgm:spPr/>
      <dgm:t>
        <a:bodyPr/>
        <a:lstStyle/>
        <a:p>
          <a:endParaRPr lang="zh-CN" altLang="en-US"/>
        </a:p>
      </dgm:t>
    </dgm:pt>
    <dgm:pt modelId="{5890FA72-8728-4877-B2F8-36549C4821B4}" type="pres">
      <dgm:prSet presAssocID="{EDDD8EC7-C504-42E1-8704-0928E68E91B6}" presName="root2" presStyleCnt="0"/>
      <dgm:spPr/>
    </dgm:pt>
    <dgm:pt modelId="{46DFE275-C48B-48EF-9712-C3203CDC75DE}" type="pres">
      <dgm:prSet presAssocID="{EDDD8EC7-C504-42E1-8704-0928E68E91B6}" presName="LevelTwoTextNode" presStyleLbl="node3" presStyleIdx="1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ABDDB1C-A91B-44BE-A71E-DBD0A342683F}" type="pres">
      <dgm:prSet presAssocID="{EDDD8EC7-C504-42E1-8704-0928E68E91B6}" presName="level3hierChild" presStyleCnt="0"/>
      <dgm:spPr/>
    </dgm:pt>
  </dgm:ptLst>
  <dgm:cxnLst>
    <dgm:cxn modelId="{B0F214A3-B3E9-4BAD-A68F-8FB32BF5427C}" type="presOf" srcId="{08068395-9A16-427C-B154-FC66613D0983}" destId="{EA78CBCD-9D4A-46ED-B551-7B208636C282}" srcOrd="1" destOrd="0" presId="urn:microsoft.com/office/officeart/2008/layout/HorizontalMultiLevelHierarchy"/>
    <dgm:cxn modelId="{DDC33F61-F976-4D9E-955E-99055A06920F}" type="presOf" srcId="{490B489B-914C-4B59-B82E-C841ACFF329F}" destId="{524EFAC1-B6BF-4B00-A635-D1417808E043}" srcOrd="0" destOrd="0" presId="urn:microsoft.com/office/officeart/2008/layout/HorizontalMultiLevelHierarchy"/>
    <dgm:cxn modelId="{F950D27C-2184-4142-A00A-9C4DD6471AA8}" type="presOf" srcId="{02D677C8-E96F-4C26-A710-3A8D1A7A9171}" destId="{DA4E90F2-0DE3-4FF4-9566-7114B30B83EF}" srcOrd="0" destOrd="0" presId="urn:microsoft.com/office/officeart/2008/layout/HorizontalMultiLevelHierarchy"/>
    <dgm:cxn modelId="{7835618F-84E1-4A53-85FC-0A5A4C91EAFF}" srcId="{25A4961C-11B8-4F80-BA93-5B4EC74CDADB}" destId="{C820A46D-D180-4449-B950-0573C73C78AA}" srcOrd="2" destOrd="0" parTransId="{7F9F18F3-BB30-4323-B59F-2CA677B0A991}" sibTransId="{C8706E36-58AE-4C67-B4FF-E32D41C9EC5D}"/>
    <dgm:cxn modelId="{C110AB2C-E423-4381-B0C6-88CB13CD2D1C}" type="presOf" srcId="{F6029C68-EE5D-4832-AEDF-BF61405E799F}" destId="{FD843589-87B5-4220-9A99-E3DF51FA64AF}" srcOrd="0" destOrd="0" presId="urn:microsoft.com/office/officeart/2008/layout/HorizontalMultiLevelHierarchy"/>
    <dgm:cxn modelId="{DB7C4CC0-BD63-470C-A158-E0E3B14EF2E4}" type="presOf" srcId="{196FD47E-EDD0-46CD-A53B-2136C01E31AE}" destId="{6D4E4592-7614-4AF4-8E67-99A7CF2974F7}" srcOrd="1" destOrd="0" presId="urn:microsoft.com/office/officeart/2008/layout/HorizontalMultiLevelHierarchy"/>
    <dgm:cxn modelId="{11A6CF01-9D64-4B70-8259-EBE20C8D2AB8}" type="presOf" srcId="{D8A36270-7676-4110-B7F4-05FE786FEF6B}" destId="{8086951C-5C36-47D5-AD95-70E18B2D5A99}" srcOrd="0" destOrd="0" presId="urn:microsoft.com/office/officeart/2008/layout/HorizontalMultiLevelHierarchy"/>
    <dgm:cxn modelId="{7FFF14E9-E9BD-4EF5-B9A9-0FDB77D0678C}" srcId="{25A4961C-11B8-4F80-BA93-5B4EC74CDADB}" destId="{58AFB4B3-0ABA-4C43-9EF5-0394861F102D}" srcOrd="0" destOrd="0" parTransId="{490B489B-914C-4B59-B82E-C841ACFF329F}" sibTransId="{8C60E9E0-4EF6-4366-A7C2-04793D1147BA}"/>
    <dgm:cxn modelId="{44833C31-16A1-48EB-8EAF-41857942F34C}" type="presOf" srcId="{925A54CF-48C7-418B-8E2C-3907A414658E}" destId="{8F309D65-A445-43EA-AAF8-943093854223}" srcOrd="0" destOrd="0" presId="urn:microsoft.com/office/officeart/2008/layout/HorizontalMultiLevelHierarchy"/>
    <dgm:cxn modelId="{FBFF4F07-A739-4F09-9569-22B694571AF5}" type="presOf" srcId="{C1865D7D-DE67-4A53-9CF4-60B8837B220A}" destId="{656BCEA0-5599-4A9B-A6C4-5019C39AC842}" srcOrd="0" destOrd="0" presId="urn:microsoft.com/office/officeart/2008/layout/HorizontalMultiLevelHierarchy"/>
    <dgm:cxn modelId="{EFB6CA59-5787-44A8-95B9-DFBB30D4AC09}" srcId="{4FB10DCF-6E38-48DD-9F53-556A7A0D9EDF}" destId="{25A4961C-11B8-4F80-BA93-5B4EC74CDADB}" srcOrd="0" destOrd="0" parTransId="{F1F64C40-F139-46AC-8AD5-D0E865FE11D8}" sibTransId="{3AB028D7-B69F-4221-A3A4-134A6B0FA39F}"/>
    <dgm:cxn modelId="{AE98B459-25A5-4120-861F-12201CEEAD65}" type="presOf" srcId="{2B5919C9-26D4-4EE5-83C6-45F3A2D74B8F}" destId="{6E888FBA-5093-482B-9616-40D5907BEA5F}" srcOrd="0" destOrd="0" presId="urn:microsoft.com/office/officeart/2008/layout/HorizontalMultiLevelHierarchy"/>
    <dgm:cxn modelId="{E3156D52-A109-4713-9387-773449D75843}" type="presOf" srcId="{539B2923-E6E1-4A73-A0DD-4E10FD2E4047}" destId="{C058EA4E-6A10-4575-AC53-74F29BF04A0B}" srcOrd="1" destOrd="0" presId="urn:microsoft.com/office/officeart/2008/layout/HorizontalMultiLevelHierarchy"/>
    <dgm:cxn modelId="{60AFBE41-B2DF-4EBA-B36E-3D1007B699A2}" type="presOf" srcId="{196FD47E-EDD0-46CD-A53B-2136C01E31AE}" destId="{3978F0FB-32B5-4047-8500-85518A5889E6}" srcOrd="0" destOrd="0" presId="urn:microsoft.com/office/officeart/2008/layout/HorizontalMultiLevelHierarchy"/>
    <dgm:cxn modelId="{F336AE61-92EE-44D9-AC8D-1C2004DB22AB}" type="presOf" srcId="{E531B9F8-DDAB-4CB3-8057-086BF9055B0F}" destId="{6BF5758F-BD13-46F2-A747-938DCD50A97C}" srcOrd="0" destOrd="0" presId="urn:microsoft.com/office/officeart/2008/layout/HorizontalMultiLevelHierarchy"/>
    <dgm:cxn modelId="{7DD7AAA3-286C-4AB3-BC51-8DBDCBF6D892}" type="presOf" srcId="{2A769FC1-7C5F-4743-A1E4-BFF39D5A5C42}" destId="{F80BC3AB-9BA3-4C17-9078-D8454ED7C3A3}" srcOrd="1" destOrd="0" presId="urn:microsoft.com/office/officeart/2008/layout/HorizontalMultiLevelHierarchy"/>
    <dgm:cxn modelId="{3C326500-A0D8-48E0-BDFE-39CD341B42A9}" srcId="{25A4961C-11B8-4F80-BA93-5B4EC74CDADB}" destId="{7FB23D5B-A296-4353-929D-2F24B1DE4D54}" srcOrd="4" destOrd="0" parTransId="{A8296E87-6885-4757-B5E5-95C16A9CE81E}" sibTransId="{B0A3D571-5660-4882-A891-8CA189B275B3}"/>
    <dgm:cxn modelId="{35B7FAA2-4EE8-4E8C-93A4-F675FBC1E3C0}" type="presOf" srcId="{C820A46D-D180-4449-B950-0573C73C78AA}" destId="{97DF5DBB-9378-4E87-9031-24FA53BE5DB1}" srcOrd="0" destOrd="0" presId="urn:microsoft.com/office/officeart/2008/layout/HorizontalMultiLevelHierarchy"/>
    <dgm:cxn modelId="{7F574D43-B7D8-454C-92B3-7D8FD3ADED2D}" type="presOf" srcId="{7F9F18F3-BB30-4323-B59F-2CA677B0A991}" destId="{56BBBB5F-8035-4413-BB90-6685AD575C0E}" srcOrd="1" destOrd="0" presId="urn:microsoft.com/office/officeart/2008/layout/HorizontalMultiLevelHierarchy"/>
    <dgm:cxn modelId="{87C62FC4-F000-4EA7-A424-0AF615449DD4}" type="presOf" srcId="{279F5130-C473-40B7-82E2-5FCC1564A4B5}" destId="{F4ED3A7B-BF21-4228-A117-DC5E53CD01EA}" srcOrd="1" destOrd="0" presId="urn:microsoft.com/office/officeart/2008/layout/HorizontalMultiLevelHierarchy"/>
    <dgm:cxn modelId="{4F374143-6774-49F5-A56D-27CFC841FC86}" srcId="{9CEFCE2F-D396-4BBE-BE76-3C52BF932D89}" destId="{9F1FD3EC-C827-4E7C-955C-05E9454BD7AF}" srcOrd="0" destOrd="0" parTransId="{792D5C54-BB79-4917-B002-9207DDB49C4F}" sibTransId="{D4E1AC34-F5CF-4761-9A49-8E432EDC1F0D}"/>
    <dgm:cxn modelId="{40D0E0B0-6143-4AE7-A4B5-71F355271767}" type="presOf" srcId="{4FB10DCF-6E38-48DD-9F53-556A7A0D9EDF}" destId="{0A14E910-0BEB-4DE7-AF5A-D922F9720AE8}" srcOrd="0" destOrd="0" presId="urn:microsoft.com/office/officeart/2008/layout/HorizontalMultiLevelHierarchy"/>
    <dgm:cxn modelId="{34FD0301-AFC7-4221-862D-166FEB6E563D}" srcId="{9CEFCE2F-D396-4BBE-BE76-3C52BF932D89}" destId="{EDDD8EC7-C504-42E1-8704-0928E68E91B6}" srcOrd="3" destOrd="0" parTransId="{4A57C412-F39C-499E-94CA-000721C8C49E}" sibTransId="{F397CE4A-BEBE-413D-999B-00DF5046C2E6}"/>
    <dgm:cxn modelId="{E9DCA59F-BCCD-4B9B-B743-4D4FEA3BAC58}" type="presOf" srcId="{2CD93303-70AD-4A47-85F3-41EBE15EB891}" destId="{2CE073E8-A289-4269-A192-FAF4B3AB9C06}" srcOrd="1" destOrd="0" presId="urn:microsoft.com/office/officeart/2008/layout/HorizontalMultiLevelHierarchy"/>
    <dgm:cxn modelId="{70DFC74C-3EF7-4445-95D6-AB6B2B200228}" type="presOf" srcId="{CE77CF1E-48D4-416B-A777-2A9D5EE39740}" destId="{72C76985-3ECC-4DB1-B98A-270EBA672FB5}" srcOrd="1" destOrd="0" presId="urn:microsoft.com/office/officeart/2008/layout/HorizontalMultiLevelHierarchy"/>
    <dgm:cxn modelId="{635EAE53-0587-4A1D-A6CD-3C3CC5BB4B2D}" type="presOf" srcId="{6B71292C-32D2-476D-AC47-5179D999A577}" destId="{07D7BB69-55F1-4687-A9C1-1D6B03C6F72D}" srcOrd="1" destOrd="0" presId="urn:microsoft.com/office/officeart/2008/layout/HorizontalMultiLevelHierarchy"/>
    <dgm:cxn modelId="{C2281C0C-255E-4B8A-8E0D-CB5EFFD0980A}" type="presOf" srcId="{49EEB852-6784-4430-93CA-0D6B49BB2D2B}" destId="{9752D3C8-5431-4CF6-BF36-383B4EF01EBB}" srcOrd="1" destOrd="0" presId="urn:microsoft.com/office/officeart/2008/layout/HorizontalMultiLevelHierarchy"/>
    <dgm:cxn modelId="{46C038D2-EAFA-479C-B166-448DC9514481}" type="presOf" srcId="{62E805EF-319D-4622-8CF2-C7F3FCBA87BD}" destId="{333C6208-106B-4BF9-B1E2-8D8CE73739FA}" srcOrd="0" destOrd="0" presId="urn:microsoft.com/office/officeart/2008/layout/HorizontalMultiLevelHierarchy"/>
    <dgm:cxn modelId="{704BEFBE-36FF-4310-94CD-3D84AA327E52}" type="presOf" srcId="{F18A532A-927F-42E8-AA4C-B6948A16A7E3}" destId="{D384ABE5-22B9-4D02-A35C-A90452F57801}" srcOrd="0" destOrd="0" presId="urn:microsoft.com/office/officeart/2008/layout/HorizontalMultiLevelHierarchy"/>
    <dgm:cxn modelId="{6203DAC0-A199-4C94-8F86-11D214EC8275}" type="presOf" srcId="{4A57C412-F39C-499E-94CA-000721C8C49E}" destId="{F80A6A99-BD0D-4F93-A163-77CB0DE4D5F4}" srcOrd="0" destOrd="0" presId="urn:microsoft.com/office/officeart/2008/layout/HorizontalMultiLevelHierarchy"/>
    <dgm:cxn modelId="{F6A4A92D-D714-4515-BD64-E932288FAFF8}" type="presOf" srcId="{BADEF206-DC6A-4D77-A11D-1FD750495ED1}" destId="{BD8879D0-2BC8-4818-B406-72112D345B21}" srcOrd="1" destOrd="0" presId="urn:microsoft.com/office/officeart/2008/layout/HorizontalMultiLevelHierarchy"/>
    <dgm:cxn modelId="{897C9F6E-DC87-4C8B-8747-16326BF8A2C5}" type="presOf" srcId="{657EA08C-4BF9-4727-96D1-2051E8238309}" destId="{15835E34-1F1F-46A6-B8FF-98CA57D7DE09}" srcOrd="0" destOrd="0" presId="urn:microsoft.com/office/officeart/2008/layout/HorizontalMultiLevelHierarchy"/>
    <dgm:cxn modelId="{8CEBFA7D-20F7-469A-B726-675D7C5A9E3D}" type="presOf" srcId="{9CCCC89E-D828-4D2C-9782-DE894FCFE34E}" destId="{2D5EB28C-5324-4CFD-9B88-96F9B2CFEF21}" srcOrd="1" destOrd="0" presId="urn:microsoft.com/office/officeart/2008/layout/HorizontalMultiLevelHierarchy"/>
    <dgm:cxn modelId="{E0A3CFC7-7C68-4464-98C8-E468C685928E}" type="presOf" srcId="{9CCCC89E-D828-4D2C-9782-DE894FCFE34E}" destId="{E4B22DE1-CF99-4786-A51E-7046EA48A91C}" srcOrd="0" destOrd="0" presId="urn:microsoft.com/office/officeart/2008/layout/HorizontalMultiLevelHierarchy"/>
    <dgm:cxn modelId="{44DEA0FB-AA19-4561-A63D-9F7A6E452941}" type="presOf" srcId="{2A769FC1-7C5F-4743-A1E4-BFF39D5A5C42}" destId="{A534D3D8-8DBE-4491-BBB9-92A835E17B37}" srcOrd="0" destOrd="0" presId="urn:microsoft.com/office/officeart/2008/layout/HorizontalMultiLevelHierarchy"/>
    <dgm:cxn modelId="{CFE2954D-1639-4F4B-9308-FC42ABB96A77}" srcId="{C820A46D-D180-4449-B950-0573C73C78AA}" destId="{D8A36270-7676-4110-B7F4-05FE786FEF6B}" srcOrd="2" destOrd="0" parTransId="{CE77CF1E-48D4-416B-A777-2A9D5EE39740}" sibTransId="{5DF92AD8-89FC-47EB-BE5D-BB5A85349F3F}"/>
    <dgm:cxn modelId="{05CE55C3-65AA-482A-8FE1-126DC1877404}" type="presOf" srcId="{6B71292C-32D2-476D-AC47-5179D999A577}" destId="{1710A9A5-FC39-4205-8AE8-E37EBD38B64E}" srcOrd="0" destOrd="0" presId="urn:microsoft.com/office/officeart/2008/layout/HorizontalMultiLevelHierarchy"/>
    <dgm:cxn modelId="{1DBD9E76-6B00-49B9-BB1A-74FD5FFD03DE}" type="presOf" srcId="{9CF14330-E9CA-4507-BED5-763F129DCC54}" destId="{2D762495-6F8D-4336-BD62-5B31E0BB3BC5}" srcOrd="0" destOrd="0" presId="urn:microsoft.com/office/officeart/2008/layout/HorizontalMultiLevelHierarchy"/>
    <dgm:cxn modelId="{5D8586A1-1AD9-4DBF-BA2D-F19B0A6E491B}" type="presOf" srcId="{8B59268C-0C43-4140-8049-CA91940B1DFD}" destId="{A608C685-C139-4F49-9911-A856A7AB1628}" srcOrd="1" destOrd="0" presId="urn:microsoft.com/office/officeart/2008/layout/HorizontalMultiLevelHierarchy"/>
    <dgm:cxn modelId="{DBCFAD88-98E9-4FCE-9723-4F21EB4CCE95}" type="presOf" srcId="{3806CB65-02DE-4A7E-9D50-FDE221D42AB5}" destId="{A3352A40-6049-4468-8171-27DB752AC053}" srcOrd="0" destOrd="0" presId="urn:microsoft.com/office/officeart/2008/layout/HorizontalMultiLevelHierarchy"/>
    <dgm:cxn modelId="{176D05DD-3DF2-44DF-A916-D6E45859F214}" type="presOf" srcId="{F490E280-E583-4DAB-A71F-BFD991A9DED6}" destId="{792F42E9-A8D9-44CA-B8B0-848C9769DE05}" srcOrd="0" destOrd="0" presId="urn:microsoft.com/office/officeart/2008/layout/HorizontalMultiLevelHierarchy"/>
    <dgm:cxn modelId="{D9A32114-5A5C-4B59-B3D0-09AFE9E014FE}" type="presOf" srcId="{1BC5A485-4150-4D9C-9630-EBFB68586400}" destId="{93376C50-C60C-44F9-8548-89CCD492E6BB}" srcOrd="0" destOrd="0" presId="urn:microsoft.com/office/officeart/2008/layout/HorizontalMultiLevelHierarchy"/>
    <dgm:cxn modelId="{A43D6287-C12D-4572-B62D-2E8816B516DD}" type="presOf" srcId="{279F5130-C473-40B7-82E2-5FCC1564A4B5}" destId="{87B76A13-D297-448A-9585-437D31B3815C}" srcOrd="0" destOrd="0" presId="urn:microsoft.com/office/officeart/2008/layout/HorizontalMultiLevelHierarchy"/>
    <dgm:cxn modelId="{128C9B54-06A7-44D0-9D49-1CEA0485E90A}" type="presOf" srcId="{CE77CF1E-48D4-416B-A777-2A9D5EE39740}" destId="{E10C34C6-480A-4F5A-ACB2-7CBD07EC95E6}" srcOrd="0" destOrd="0" presId="urn:microsoft.com/office/officeart/2008/layout/HorizontalMultiLevelHierarchy"/>
    <dgm:cxn modelId="{E41ED30F-13A7-4C12-A766-22B9F6E0971B}" srcId="{9CEFCE2F-D396-4BBE-BE76-3C52BF932D89}" destId="{F490E280-E583-4DAB-A71F-BFD991A9DED6}" srcOrd="1" destOrd="0" parTransId="{2A769FC1-7C5F-4743-A1E4-BFF39D5A5C42}" sibTransId="{847FD5AC-887E-40C8-95C0-C2FAD0CDB03A}"/>
    <dgm:cxn modelId="{6514E84E-AAF3-48DF-98B5-1B0DD710156B}" srcId="{9CEFCE2F-D396-4BBE-BE76-3C52BF932D89}" destId="{2B5919C9-26D4-4EE5-83C6-45F3A2D74B8F}" srcOrd="2" destOrd="0" parTransId="{2CD93303-70AD-4A47-85F3-41EBE15EB891}" sibTransId="{CDC7D95D-EA88-4073-AB69-27CACEEBD944}"/>
    <dgm:cxn modelId="{43371F02-456B-40C7-9B49-48F0CE85F996}" type="presOf" srcId="{BADEF206-DC6A-4D77-A11D-1FD750495ED1}" destId="{16BB82CE-F7D5-402F-A899-0DCB6FE9F3A5}" srcOrd="0" destOrd="0" presId="urn:microsoft.com/office/officeart/2008/layout/HorizontalMultiLevelHierarchy"/>
    <dgm:cxn modelId="{EF2FC445-7BA5-4933-9695-FD887EBF8956}" type="presOf" srcId="{49EEB852-6784-4430-93CA-0D6B49BB2D2B}" destId="{59794282-A7CC-4C66-8D69-C01AE74FD321}" srcOrd="0" destOrd="0" presId="urn:microsoft.com/office/officeart/2008/layout/HorizontalMultiLevelHierarchy"/>
    <dgm:cxn modelId="{FA7C1B94-A09E-4E3E-9EA7-47AB71B295D9}" srcId="{D8A36270-7676-4110-B7F4-05FE786FEF6B}" destId="{F18A532A-927F-42E8-AA4C-B6948A16A7E3}" srcOrd="1" destOrd="0" parTransId="{6B71292C-32D2-476D-AC47-5179D999A577}" sibTransId="{4F7244DE-CB4A-4B99-834F-8DD905057EDD}"/>
    <dgm:cxn modelId="{9F170F39-2623-4C1C-8117-3BC64C4D0AEB}" type="presOf" srcId="{7FB23D5B-A296-4353-929D-2F24B1DE4D54}" destId="{345B720F-6DAE-4B9E-BC8C-66A422856A73}" srcOrd="0" destOrd="0" presId="urn:microsoft.com/office/officeart/2008/layout/HorizontalMultiLevelHierarchy"/>
    <dgm:cxn modelId="{0E5C3528-A7E3-4B05-868F-0C4CA4B9099F}" srcId="{C820A46D-D180-4449-B950-0573C73C78AA}" destId="{02D677C8-E96F-4C26-A710-3A8D1A7A9171}" srcOrd="0" destOrd="0" parTransId="{BADEF206-DC6A-4D77-A11D-1FD750495ED1}" sibTransId="{9FE14DC0-CADD-4BFA-827B-6A66E99BFBDC}"/>
    <dgm:cxn modelId="{5A8E12B6-3721-42D9-9C2A-C3F42F651279}" type="presOf" srcId="{EDDD8EC7-C504-42E1-8704-0928E68E91B6}" destId="{46DFE275-C48B-48EF-9712-C3203CDC75DE}" srcOrd="0" destOrd="0" presId="urn:microsoft.com/office/officeart/2008/layout/HorizontalMultiLevelHierarchy"/>
    <dgm:cxn modelId="{F1958C59-ED46-497E-AA49-1FB0E317DC58}" type="presOf" srcId="{9F1FD3EC-C827-4E7C-955C-05E9454BD7AF}" destId="{1CB3D6E4-E3D4-46DA-AB7A-52C5F94DCE49}" srcOrd="0" destOrd="0" presId="urn:microsoft.com/office/officeart/2008/layout/HorizontalMultiLevelHierarchy"/>
    <dgm:cxn modelId="{6F5F8CF4-B6D2-429F-B142-245FA7E30869}" type="presOf" srcId="{E958367A-7C17-4D27-B90B-BAD340A57FFC}" destId="{AC706716-D78F-41D6-95CC-7F01993FFDBC}" srcOrd="0" destOrd="0" presId="urn:microsoft.com/office/officeart/2008/layout/HorizontalMultiLevelHierarchy"/>
    <dgm:cxn modelId="{BC6B2CCA-4FA4-4B77-AA3F-0E65A82992F3}" srcId="{25A4961C-11B8-4F80-BA93-5B4EC74CDADB}" destId="{1BC5A485-4150-4D9C-9630-EBFB68586400}" srcOrd="3" destOrd="0" parTransId="{E531B9F8-DDAB-4CB3-8057-086BF9055B0F}" sibTransId="{2CAE876E-AF66-4530-B617-83577277EB15}"/>
    <dgm:cxn modelId="{00277CCF-B8FE-4A1A-A70F-3FE5C818F5D7}" type="presOf" srcId="{E531B9F8-DDAB-4CB3-8057-086BF9055B0F}" destId="{2F78A192-B41F-4CB8-87FA-85BE9EDA1F4D}" srcOrd="1" destOrd="0" presId="urn:microsoft.com/office/officeart/2008/layout/HorizontalMultiLevelHierarchy"/>
    <dgm:cxn modelId="{26D03FDA-7A16-4855-8F1D-4F276045D4FB}" type="presOf" srcId="{A8296E87-6885-4757-B5E5-95C16A9CE81E}" destId="{6DB0A1E5-CB25-4C96-AD34-92A264C0FD31}" srcOrd="1" destOrd="0" presId="urn:microsoft.com/office/officeart/2008/layout/HorizontalMultiLevelHierarchy"/>
    <dgm:cxn modelId="{1EA7D646-B989-4FFB-BEEF-3713E19BA2A3}" type="presOf" srcId="{08068395-9A16-427C-B154-FC66613D0983}" destId="{771CF627-338A-40FE-9924-D9BA9012A7FD}" srcOrd="0" destOrd="0" presId="urn:microsoft.com/office/officeart/2008/layout/HorizontalMultiLevelHierarchy"/>
    <dgm:cxn modelId="{932BA8FC-B0AC-422D-B830-EF17DAB7282E}" type="presOf" srcId="{490B489B-914C-4B59-B82E-C841ACFF329F}" destId="{5910B16F-AB49-4BF2-9E7B-CF3565A18762}" srcOrd="1" destOrd="0" presId="urn:microsoft.com/office/officeart/2008/layout/HorizontalMultiLevelHierarchy"/>
    <dgm:cxn modelId="{C16CD265-CEAF-4B74-947D-D360319BF2F8}" type="presOf" srcId="{792D5C54-BB79-4917-B002-9207DDB49C4F}" destId="{1F65236B-F750-484F-8661-3BD2DC97CAEF}" srcOrd="0" destOrd="0" presId="urn:microsoft.com/office/officeart/2008/layout/HorizontalMultiLevelHierarchy"/>
    <dgm:cxn modelId="{1AA72B43-DC67-49D3-89C2-E9BBC576178A}" type="presOf" srcId="{8B59268C-0C43-4140-8049-CA91940B1DFD}" destId="{DB120E03-B07F-4BE8-B16F-AAA8D8016533}" srcOrd="0" destOrd="0" presId="urn:microsoft.com/office/officeart/2008/layout/HorizontalMultiLevelHierarchy"/>
    <dgm:cxn modelId="{D33198E7-C62D-4807-AA5C-64D8DA91A812}" type="presOf" srcId="{792D5C54-BB79-4917-B002-9207DDB49C4F}" destId="{278B9049-DBE6-492A-A450-E074828314BC}" srcOrd="1" destOrd="0" presId="urn:microsoft.com/office/officeart/2008/layout/HorizontalMultiLevelHierarchy"/>
    <dgm:cxn modelId="{0233E745-1644-447C-8907-6EF5EC8A8913}" srcId="{D8A36270-7676-4110-B7F4-05FE786FEF6B}" destId="{9CF14330-E9CA-4507-BED5-763F129DCC54}" srcOrd="0" destOrd="0" parTransId="{49EEB852-6784-4430-93CA-0D6B49BB2D2B}" sibTransId="{5518F028-C0D0-433B-BDB4-FC13ABF2CDF0}"/>
    <dgm:cxn modelId="{85786D4F-8743-4225-B49F-7A3B8B47BB6D}" srcId="{30902F5E-0BF3-4385-9CB8-F323C3C998C3}" destId="{657EA08C-4BF9-4727-96D1-2051E8238309}" srcOrd="2" destOrd="0" parTransId="{539B2923-E6E1-4A73-A0DD-4E10FD2E4047}" sibTransId="{EE5E561C-DF39-4103-859D-705E4ED12AD8}"/>
    <dgm:cxn modelId="{2AF85631-4C8B-484F-A89B-63EA91C6DE1A}" type="presOf" srcId="{A8296E87-6885-4757-B5E5-95C16A9CE81E}" destId="{BAFF2D08-8408-41F2-9EE5-9C80675BB78B}" srcOrd="0" destOrd="0" presId="urn:microsoft.com/office/officeart/2008/layout/HorizontalMultiLevelHierarchy"/>
    <dgm:cxn modelId="{D5437B41-C8DA-4596-A87C-1CEB5E35AC4F}" srcId="{C820A46D-D180-4449-B950-0573C73C78AA}" destId="{6C2F1EFA-0D19-4063-BF96-210BE75F2882}" srcOrd="1" destOrd="0" parTransId="{9CCCC89E-D828-4D2C-9782-DE894FCFE34E}" sibTransId="{710A2688-9455-43C8-BA80-EE9BCBCCF195}"/>
    <dgm:cxn modelId="{1825D183-1625-4018-9203-F2CAD4F04E58}" srcId="{30902F5E-0BF3-4385-9CB8-F323C3C998C3}" destId="{F6029C68-EE5D-4832-AEDF-BF61405E799F}" srcOrd="0" destOrd="0" parTransId="{279F5130-C473-40B7-82E2-5FCC1564A4B5}" sibTransId="{125A79FE-FDF3-4656-951E-BC610D0D4493}"/>
    <dgm:cxn modelId="{FEAFB031-C7BD-4248-972A-9C38CE2C78F7}" type="presOf" srcId="{6C2F1EFA-0D19-4063-BF96-210BE75F2882}" destId="{A2969FB2-0760-4061-B0DC-856D706EA345}" srcOrd="0" destOrd="0" presId="urn:microsoft.com/office/officeart/2008/layout/HorizontalMultiLevelHierarchy"/>
    <dgm:cxn modelId="{9009D899-1299-4178-87EC-E92D45446491}" type="presOf" srcId="{4A57C412-F39C-499E-94CA-000721C8C49E}" destId="{A9D6618C-785F-4E81-A1DA-10ACC5B0AB13}" srcOrd="1" destOrd="0" presId="urn:microsoft.com/office/officeart/2008/layout/HorizontalMultiLevelHierarchy"/>
    <dgm:cxn modelId="{ECE780AB-E092-4C2D-9439-23E83BD0C509}" type="presOf" srcId="{58AFB4B3-0ABA-4C43-9EF5-0394861F102D}" destId="{8326CB9E-D1D2-4479-B77B-F261C84EFFCB}" srcOrd="0" destOrd="0" presId="urn:microsoft.com/office/officeart/2008/layout/HorizontalMultiLevelHierarchy"/>
    <dgm:cxn modelId="{5DA00F35-3870-48C0-9FBA-6CFBB779A223}" type="presOf" srcId="{2CD93303-70AD-4A47-85F3-41EBE15EB891}" destId="{E3B1871C-85C3-47C4-8492-26EBDAC56B66}" srcOrd="0" destOrd="0" presId="urn:microsoft.com/office/officeart/2008/layout/HorizontalMultiLevelHierarchy"/>
    <dgm:cxn modelId="{CBFC2FC9-0E55-458E-B086-EE7BB2AA5CAF}" srcId="{7FB23D5B-A296-4353-929D-2F24B1DE4D54}" destId="{C1865D7D-DE67-4A53-9CF4-60B8837B220A}" srcOrd="1" destOrd="0" parTransId="{08068395-9A16-427C-B154-FC66613D0983}" sibTransId="{F40E3363-1CAE-45A3-92A2-D6A1DCA3B734}"/>
    <dgm:cxn modelId="{46FA9061-60A0-414A-955C-F68AD9DFB66C}" type="presOf" srcId="{925A54CF-48C7-418B-8E2C-3907A414658E}" destId="{975A9D79-7F12-4C67-9E50-2ED611929510}" srcOrd="1" destOrd="0" presId="urn:microsoft.com/office/officeart/2008/layout/HorizontalMultiLevelHierarchy"/>
    <dgm:cxn modelId="{A1E18DA8-0118-4ED7-89B6-A36D3CA27597}" srcId="{25A4961C-11B8-4F80-BA93-5B4EC74CDADB}" destId="{9CEFCE2F-D396-4BBE-BE76-3C52BF932D89}" srcOrd="5" destOrd="0" parTransId="{925A54CF-48C7-418B-8E2C-3907A414658E}" sibTransId="{B60F65B0-0739-4775-AF8F-F9501D828D03}"/>
    <dgm:cxn modelId="{4B4BF794-CEB9-420F-8A75-9C659F7FCAEF}" type="presOf" srcId="{7F9F18F3-BB30-4323-B59F-2CA677B0A991}" destId="{83B50E4E-B651-4303-A315-EF8159BFD505}" srcOrd="0" destOrd="0" presId="urn:microsoft.com/office/officeart/2008/layout/HorizontalMultiLevelHierarchy"/>
    <dgm:cxn modelId="{FFF8F30B-F336-449D-B959-5540996360F2}" srcId="{25A4961C-11B8-4F80-BA93-5B4EC74CDADB}" destId="{30902F5E-0BF3-4385-9CB8-F323C3C998C3}" srcOrd="1" destOrd="0" parTransId="{196FD47E-EDD0-46CD-A53B-2136C01E31AE}" sibTransId="{793DDF32-D1FD-4ADD-A73C-672771585A2B}"/>
    <dgm:cxn modelId="{BF306C84-9A47-4617-932D-2553F22A433E}" srcId="{7FB23D5B-A296-4353-929D-2F24B1DE4D54}" destId="{E958367A-7C17-4D27-B90B-BAD340A57FFC}" srcOrd="0" destOrd="0" parTransId="{62E805EF-319D-4622-8CF2-C7F3FCBA87BD}" sibTransId="{82DF88CF-0EF5-4F6B-95D4-8C10DB2B8E2D}"/>
    <dgm:cxn modelId="{63A2DB27-B0BA-4224-8793-7B4080D73D7C}" type="presOf" srcId="{539B2923-E6E1-4A73-A0DD-4E10FD2E4047}" destId="{54A92C76-F04A-47C7-AF20-B92CC2C0566C}" srcOrd="0" destOrd="0" presId="urn:microsoft.com/office/officeart/2008/layout/HorizontalMultiLevelHierarchy"/>
    <dgm:cxn modelId="{BEB7F591-4834-4FEA-9B7F-659FB34EDCAE}" type="presOf" srcId="{62E805EF-319D-4622-8CF2-C7F3FCBA87BD}" destId="{44877B5D-E833-4040-AACD-B2660354E62C}" srcOrd="1" destOrd="0" presId="urn:microsoft.com/office/officeart/2008/layout/HorizontalMultiLevelHierarchy"/>
    <dgm:cxn modelId="{0C1C563D-8E6F-4F4E-8B25-03A32BF4C0AF}" srcId="{30902F5E-0BF3-4385-9CB8-F323C3C998C3}" destId="{3806CB65-02DE-4A7E-9D50-FDE221D42AB5}" srcOrd="1" destOrd="0" parTransId="{8B59268C-0C43-4140-8049-CA91940B1DFD}" sibTransId="{90D08D90-CEF0-4379-90EE-0C5708394EA2}"/>
    <dgm:cxn modelId="{320E2E58-C85D-4542-BD29-ABF277FC1B58}" type="presOf" srcId="{9CEFCE2F-D396-4BBE-BE76-3C52BF932D89}" destId="{71BCEAAB-A9A2-4569-93A2-0C1D37343B65}" srcOrd="0" destOrd="0" presId="urn:microsoft.com/office/officeart/2008/layout/HorizontalMultiLevelHierarchy"/>
    <dgm:cxn modelId="{1149CB6B-CF61-4937-BDA1-10F29A4B8C9F}" type="presOf" srcId="{25A4961C-11B8-4F80-BA93-5B4EC74CDADB}" destId="{EBC61BE6-50F6-42CA-B881-DC30E8795E0C}" srcOrd="0" destOrd="0" presId="urn:microsoft.com/office/officeart/2008/layout/HorizontalMultiLevelHierarchy"/>
    <dgm:cxn modelId="{76ADBF5C-174B-48DF-BDBE-049D5C719A50}" type="presOf" srcId="{30902F5E-0BF3-4385-9CB8-F323C3C998C3}" destId="{789F8F9B-1D8E-46AE-B833-116053CCFFC3}" srcOrd="0" destOrd="0" presId="urn:microsoft.com/office/officeart/2008/layout/HorizontalMultiLevelHierarchy"/>
    <dgm:cxn modelId="{F72DD672-DE67-4E58-AEE9-4A4FE28BBAF1}" type="presParOf" srcId="{0A14E910-0BEB-4DE7-AF5A-D922F9720AE8}" destId="{84724520-30DA-4251-BB0F-58E3D1E67379}" srcOrd="0" destOrd="0" presId="urn:microsoft.com/office/officeart/2008/layout/HorizontalMultiLevelHierarchy"/>
    <dgm:cxn modelId="{5E6C51F0-615B-417A-A40B-C58878C502E2}" type="presParOf" srcId="{84724520-30DA-4251-BB0F-58E3D1E67379}" destId="{EBC61BE6-50F6-42CA-B881-DC30E8795E0C}" srcOrd="0" destOrd="0" presId="urn:microsoft.com/office/officeart/2008/layout/HorizontalMultiLevelHierarchy"/>
    <dgm:cxn modelId="{34CDB103-99B3-4143-9BB0-0DF2A9D9E7B2}" type="presParOf" srcId="{84724520-30DA-4251-BB0F-58E3D1E67379}" destId="{B5146710-5804-4DE8-AAF2-88B028330796}" srcOrd="1" destOrd="0" presId="urn:microsoft.com/office/officeart/2008/layout/HorizontalMultiLevelHierarchy"/>
    <dgm:cxn modelId="{0047C6F7-F0C0-47B5-837A-FEC2D58BEADE}" type="presParOf" srcId="{B5146710-5804-4DE8-AAF2-88B028330796}" destId="{524EFAC1-B6BF-4B00-A635-D1417808E043}" srcOrd="0" destOrd="0" presId="urn:microsoft.com/office/officeart/2008/layout/HorizontalMultiLevelHierarchy"/>
    <dgm:cxn modelId="{874AB7D6-8B37-46E2-BC00-6B99A63484CD}" type="presParOf" srcId="{524EFAC1-B6BF-4B00-A635-D1417808E043}" destId="{5910B16F-AB49-4BF2-9E7B-CF3565A18762}" srcOrd="0" destOrd="0" presId="urn:microsoft.com/office/officeart/2008/layout/HorizontalMultiLevelHierarchy"/>
    <dgm:cxn modelId="{3ECECC2D-E251-438D-8399-D319F1CE539C}" type="presParOf" srcId="{B5146710-5804-4DE8-AAF2-88B028330796}" destId="{13387B7F-48BB-431B-AA9D-ED81C000183C}" srcOrd="1" destOrd="0" presId="urn:microsoft.com/office/officeart/2008/layout/HorizontalMultiLevelHierarchy"/>
    <dgm:cxn modelId="{76756A79-4940-462A-B211-B8F189DEA2AB}" type="presParOf" srcId="{13387B7F-48BB-431B-AA9D-ED81C000183C}" destId="{8326CB9E-D1D2-4479-B77B-F261C84EFFCB}" srcOrd="0" destOrd="0" presId="urn:microsoft.com/office/officeart/2008/layout/HorizontalMultiLevelHierarchy"/>
    <dgm:cxn modelId="{76BB36F9-4DD7-46DE-B6DA-6D959C1757BF}" type="presParOf" srcId="{13387B7F-48BB-431B-AA9D-ED81C000183C}" destId="{E9AABD3E-C316-4984-9A47-037B0BA799AB}" srcOrd="1" destOrd="0" presId="urn:microsoft.com/office/officeart/2008/layout/HorizontalMultiLevelHierarchy"/>
    <dgm:cxn modelId="{3FA9D0E1-CFD9-4FFA-A921-56CE0CB87F16}" type="presParOf" srcId="{B5146710-5804-4DE8-AAF2-88B028330796}" destId="{3978F0FB-32B5-4047-8500-85518A5889E6}" srcOrd="2" destOrd="0" presId="urn:microsoft.com/office/officeart/2008/layout/HorizontalMultiLevelHierarchy"/>
    <dgm:cxn modelId="{FC2E3642-A344-4986-8A21-54E62C71DA14}" type="presParOf" srcId="{3978F0FB-32B5-4047-8500-85518A5889E6}" destId="{6D4E4592-7614-4AF4-8E67-99A7CF2974F7}" srcOrd="0" destOrd="0" presId="urn:microsoft.com/office/officeart/2008/layout/HorizontalMultiLevelHierarchy"/>
    <dgm:cxn modelId="{0CA78C5E-EC58-455F-B878-7EE37CA8C932}" type="presParOf" srcId="{B5146710-5804-4DE8-AAF2-88B028330796}" destId="{CA7CEA64-48FF-4E3B-B95D-E56A1D4D04FA}" srcOrd="3" destOrd="0" presId="urn:microsoft.com/office/officeart/2008/layout/HorizontalMultiLevelHierarchy"/>
    <dgm:cxn modelId="{696A65AB-283C-4051-A6CB-87788093A7B1}" type="presParOf" srcId="{CA7CEA64-48FF-4E3B-B95D-E56A1D4D04FA}" destId="{789F8F9B-1D8E-46AE-B833-116053CCFFC3}" srcOrd="0" destOrd="0" presId="urn:microsoft.com/office/officeart/2008/layout/HorizontalMultiLevelHierarchy"/>
    <dgm:cxn modelId="{6A7EC1D8-3E3B-4C1A-9EA5-6FFB9260989D}" type="presParOf" srcId="{CA7CEA64-48FF-4E3B-B95D-E56A1D4D04FA}" destId="{0F736B5C-1253-45B0-ABFF-2926DA28C0B2}" srcOrd="1" destOrd="0" presId="urn:microsoft.com/office/officeart/2008/layout/HorizontalMultiLevelHierarchy"/>
    <dgm:cxn modelId="{0B8E7CED-8F36-4038-AD09-84A48516A7B3}" type="presParOf" srcId="{0F736B5C-1253-45B0-ABFF-2926DA28C0B2}" destId="{87B76A13-D297-448A-9585-437D31B3815C}" srcOrd="0" destOrd="0" presId="urn:microsoft.com/office/officeart/2008/layout/HorizontalMultiLevelHierarchy"/>
    <dgm:cxn modelId="{70EEE98B-6BE9-4EE6-A627-AF74222B4EA1}" type="presParOf" srcId="{87B76A13-D297-448A-9585-437D31B3815C}" destId="{F4ED3A7B-BF21-4228-A117-DC5E53CD01EA}" srcOrd="0" destOrd="0" presId="urn:microsoft.com/office/officeart/2008/layout/HorizontalMultiLevelHierarchy"/>
    <dgm:cxn modelId="{77CD6939-D4AE-4553-9B41-C13EC9613CFD}" type="presParOf" srcId="{0F736B5C-1253-45B0-ABFF-2926DA28C0B2}" destId="{9FC23D8A-5EA5-452B-A2B4-9D4067C9DF1A}" srcOrd="1" destOrd="0" presId="urn:microsoft.com/office/officeart/2008/layout/HorizontalMultiLevelHierarchy"/>
    <dgm:cxn modelId="{AC975E2D-F630-4A57-A67C-A611F7BB27D2}" type="presParOf" srcId="{9FC23D8A-5EA5-452B-A2B4-9D4067C9DF1A}" destId="{FD843589-87B5-4220-9A99-E3DF51FA64AF}" srcOrd="0" destOrd="0" presId="urn:microsoft.com/office/officeart/2008/layout/HorizontalMultiLevelHierarchy"/>
    <dgm:cxn modelId="{33C96D9F-4860-4D00-9906-982633220503}" type="presParOf" srcId="{9FC23D8A-5EA5-452B-A2B4-9D4067C9DF1A}" destId="{5B8968DF-ADB8-4327-B421-03F1B065BEE3}" srcOrd="1" destOrd="0" presId="urn:microsoft.com/office/officeart/2008/layout/HorizontalMultiLevelHierarchy"/>
    <dgm:cxn modelId="{3D0EAA59-66D1-45C6-86C3-E57E28012526}" type="presParOf" srcId="{0F736B5C-1253-45B0-ABFF-2926DA28C0B2}" destId="{DB120E03-B07F-4BE8-B16F-AAA8D8016533}" srcOrd="2" destOrd="0" presId="urn:microsoft.com/office/officeart/2008/layout/HorizontalMultiLevelHierarchy"/>
    <dgm:cxn modelId="{D0985690-C0BC-4315-B600-694C33822D5D}" type="presParOf" srcId="{DB120E03-B07F-4BE8-B16F-AAA8D8016533}" destId="{A608C685-C139-4F49-9911-A856A7AB1628}" srcOrd="0" destOrd="0" presId="urn:microsoft.com/office/officeart/2008/layout/HorizontalMultiLevelHierarchy"/>
    <dgm:cxn modelId="{CCCCCEF5-6C7E-4390-9764-2CBB1F9E979D}" type="presParOf" srcId="{0F736B5C-1253-45B0-ABFF-2926DA28C0B2}" destId="{984FBD04-BD0F-49E9-8923-B0D621E5064D}" srcOrd="3" destOrd="0" presId="urn:microsoft.com/office/officeart/2008/layout/HorizontalMultiLevelHierarchy"/>
    <dgm:cxn modelId="{9BC60C82-2668-42CA-AE4D-499AE770C9DE}" type="presParOf" srcId="{984FBD04-BD0F-49E9-8923-B0D621E5064D}" destId="{A3352A40-6049-4468-8171-27DB752AC053}" srcOrd="0" destOrd="0" presId="urn:microsoft.com/office/officeart/2008/layout/HorizontalMultiLevelHierarchy"/>
    <dgm:cxn modelId="{0ACBDECE-05AD-4ABE-AF58-39A8E9A5EB9E}" type="presParOf" srcId="{984FBD04-BD0F-49E9-8923-B0D621E5064D}" destId="{FF35288B-0150-4B26-B4CA-0C4D265F3581}" srcOrd="1" destOrd="0" presId="urn:microsoft.com/office/officeart/2008/layout/HorizontalMultiLevelHierarchy"/>
    <dgm:cxn modelId="{D1AF3627-6B34-4D00-99B4-82474B22C8AE}" type="presParOf" srcId="{0F736B5C-1253-45B0-ABFF-2926DA28C0B2}" destId="{54A92C76-F04A-47C7-AF20-B92CC2C0566C}" srcOrd="4" destOrd="0" presId="urn:microsoft.com/office/officeart/2008/layout/HorizontalMultiLevelHierarchy"/>
    <dgm:cxn modelId="{98F721CE-4DCA-471B-846A-A9597ECCE328}" type="presParOf" srcId="{54A92C76-F04A-47C7-AF20-B92CC2C0566C}" destId="{C058EA4E-6A10-4575-AC53-74F29BF04A0B}" srcOrd="0" destOrd="0" presId="urn:microsoft.com/office/officeart/2008/layout/HorizontalMultiLevelHierarchy"/>
    <dgm:cxn modelId="{85250973-CB83-4511-A0A4-93E43EE8EE9E}" type="presParOf" srcId="{0F736B5C-1253-45B0-ABFF-2926DA28C0B2}" destId="{11690338-BC70-4CE7-BD92-A08F980FA9FA}" srcOrd="5" destOrd="0" presId="urn:microsoft.com/office/officeart/2008/layout/HorizontalMultiLevelHierarchy"/>
    <dgm:cxn modelId="{5B0AB60F-A993-4510-935E-B0FF137DAD2A}" type="presParOf" srcId="{11690338-BC70-4CE7-BD92-A08F980FA9FA}" destId="{15835E34-1F1F-46A6-B8FF-98CA57D7DE09}" srcOrd="0" destOrd="0" presId="urn:microsoft.com/office/officeart/2008/layout/HorizontalMultiLevelHierarchy"/>
    <dgm:cxn modelId="{987160C4-1764-4E3B-9942-DEB4F9EA6196}" type="presParOf" srcId="{11690338-BC70-4CE7-BD92-A08F980FA9FA}" destId="{E21B39D1-8B28-4582-9C90-3778F57EB57C}" srcOrd="1" destOrd="0" presId="urn:microsoft.com/office/officeart/2008/layout/HorizontalMultiLevelHierarchy"/>
    <dgm:cxn modelId="{F4CC8B65-2551-48DD-A18F-76E1C2AC6CE7}" type="presParOf" srcId="{B5146710-5804-4DE8-AAF2-88B028330796}" destId="{83B50E4E-B651-4303-A315-EF8159BFD505}" srcOrd="4" destOrd="0" presId="urn:microsoft.com/office/officeart/2008/layout/HorizontalMultiLevelHierarchy"/>
    <dgm:cxn modelId="{193AB695-81EE-48AC-90B1-ABC57957179F}" type="presParOf" srcId="{83B50E4E-B651-4303-A315-EF8159BFD505}" destId="{56BBBB5F-8035-4413-BB90-6685AD575C0E}" srcOrd="0" destOrd="0" presId="urn:microsoft.com/office/officeart/2008/layout/HorizontalMultiLevelHierarchy"/>
    <dgm:cxn modelId="{C6E528AD-45C1-4CB4-80CC-53F5DDBE2E28}" type="presParOf" srcId="{B5146710-5804-4DE8-AAF2-88B028330796}" destId="{09EBE213-63E0-43D5-9E08-F818CB342C5B}" srcOrd="5" destOrd="0" presId="urn:microsoft.com/office/officeart/2008/layout/HorizontalMultiLevelHierarchy"/>
    <dgm:cxn modelId="{6439DEB4-026F-4926-AB13-A407AEFD45B9}" type="presParOf" srcId="{09EBE213-63E0-43D5-9E08-F818CB342C5B}" destId="{97DF5DBB-9378-4E87-9031-24FA53BE5DB1}" srcOrd="0" destOrd="0" presId="urn:microsoft.com/office/officeart/2008/layout/HorizontalMultiLevelHierarchy"/>
    <dgm:cxn modelId="{31F3F734-458B-4A28-BA81-B7961FBBE974}" type="presParOf" srcId="{09EBE213-63E0-43D5-9E08-F818CB342C5B}" destId="{3AD3ACFF-83BA-4E8F-BF10-9A3C36A1C2EF}" srcOrd="1" destOrd="0" presId="urn:microsoft.com/office/officeart/2008/layout/HorizontalMultiLevelHierarchy"/>
    <dgm:cxn modelId="{1693BD94-F018-42AB-B2E8-04EDBDD9D596}" type="presParOf" srcId="{3AD3ACFF-83BA-4E8F-BF10-9A3C36A1C2EF}" destId="{16BB82CE-F7D5-402F-A899-0DCB6FE9F3A5}" srcOrd="0" destOrd="0" presId="urn:microsoft.com/office/officeart/2008/layout/HorizontalMultiLevelHierarchy"/>
    <dgm:cxn modelId="{482202C7-E7D5-4F04-BBDA-745F06FDAD05}" type="presParOf" srcId="{16BB82CE-F7D5-402F-A899-0DCB6FE9F3A5}" destId="{BD8879D0-2BC8-4818-B406-72112D345B21}" srcOrd="0" destOrd="0" presId="urn:microsoft.com/office/officeart/2008/layout/HorizontalMultiLevelHierarchy"/>
    <dgm:cxn modelId="{152423AC-E8B0-478B-AA50-AC05D06728C2}" type="presParOf" srcId="{3AD3ACFF-83BA-4E8F-BF10-9A3C36A1C2EF}" destId="{6EF65236-C68E-422B-9CC3-DB0D153361BC}" srcOrd="1" destOrd="0" presId="urn:microsoft.com/office/officeart/2008/layout/HorizontalMultiLevelHierarchy"/>
    <dgm:cxn modelId="{96CFE75D-D3BA-49E4-AD60-CFEA2092741A}" type="presParOf" srcId="{6EF65236-C68E-422B-9CC3-DB0D153361BC}" destId="{DA4E90F2-0DE3-4FF4-9566-7114B30B83EF}" srcOrd="0" destOrd="0" presId="urn:microsoft.com/office/officeart/2008/layout/HorizontalMultiLevelHierarchy"/>
    <dgm:cxn modelId="{A769BB8D-669B-4055-BF14-65000DAD3E7A}" type="presParOf" srcId="{6EF65236-C68E-422B-9CC3-DB0D153361BC}" destId="{9C42E9B0-2D60-45A8-8D24-72AFD3DA8C96}" srcOrd="1" destOrd="0" presId="urn:microsoft.com/office/officeart/2008/layout/HorizontalMultiLevelHierarchy"/>
    <dgm:cxn modelId="{E711F96C-A23B-40F0-BCAD-0F1FDEE87648}" type="presParOf" srcId="{3AD3ACFF-83BA-4E8F-BF10-9A3C36A1C2EF}" destId="{E4B22DE1-CF99-4786-A51E-7046EA48A91C}" srcOrd="2" destOrd="0" presId="urn:microsoft.com/office/officeart/2008/layout/HorizontalMultiLevelHierarchy"/>
    <dgm:cxn modelId="{9988A91B-B2A7-4863-9B86-A2208B34E584}" type="presParOf" srcId="{E4B22DE1-CF99-4786-A51E-7046EA48A91C}" destId="{2D5EB28C-5324-4CFD-9B88-96F9B2CFEF21}" srcOrd="0" destOrd="0" presId="urn:microsoft.com/office/officeart/2008/layout/HorizontalMultiLevelHierarchy"/>
    <dgm:cxn modelId="{842060A1-1DD3-4AA8-BA38-82C4987CC950}" type="presParOf" srcId="{3AD3ACFF-83BA-4E8F-BF10-9A3C36A1C2EF}" destId="{EE881D74-FDCD-458E-972F-5DC55142A437}" srcOrd="3" destOrd="0" presId="urn:microsoft.com/office/officeart/2008/layout/HorizontalMultiLevelHierarchy"/>
    <dgm:cxn modelId="{A37F7E74-097B-4164-AA61-51FD0BD5C25D}" type="presParOf" srcId="{EE881D74-FDCD-458E-972F-5DC55142A437}" destId="{A2969FB2-0760-4061-B0DC-856D706EA345}" srcOrd="0" destOrd="0" presId="urn:microsoft.com/office/officeart/2008/layout/HorizontalMultiLevelHierarchy"/>
    <dgm:cxn modelId="{E80F2A70-D58B-4EDF-84CE-B166B7F4202E}" type="presParOf" srcId="{EE881D74-FDCD-458E-972F-5DC55142A437}" destId="{E5348E26-A358-4A8C-8523-158088694D8A}" srcOrd="1" destOrd="0" presId="urn:microsoft.com/office/officeart/2008/layout/HorizontalMultiLevelHierarchy"/>
    <dgm:cxn modelId="{D1C88FFD-29FF-4D17-BC48-99CA1CBE5181}" type="presParOf" srcId="{3AD3ACFF-83BA-4E8F-BF10-9A3C36A1C2EF}" destId="{E10C34C6-480A-4F5A-ACB2-7CBD07EC95E6}" srcOrd="4" destOrd="0" presId="urn:microsoft.com/office/officeart/2008/layout/HorizontalMultiLevelHierarchy"/>
    <dgm:cxn modelId="{A5E69EE2-C935-45AF-BD1A-B33A045B8244}" type="presParOf" srcId="{E10C34C6-480A-4F5A-ACB2-7CBD07EC95E6}" destId="{72C76985-3ECC-4DB1-B98A-270EBA672FB5}" srcOrd="0" destOrd="0" presId="urn:microsoft.com/office/officeart/2008/layout/HorizontalMultiLevelHierarchy"/>
    <dgm:cxn modelId="{6DBE77E2-167C-49BF-86F1-878E07CCF3EF}" type="presParOf" srcId="{3AD3ACFF-83BA-4E8F-BF10-9A3C36A1C2EF}" destId="{0B85BBEA-17FF-45E9-99E2-EC5A4C24C38D}" srcOrd="5" destOrd="0" presId="urn:microsoft.com/office/officeart/2008/layout/HorizontalMultiLevelHierarchy"/>
    <dgm:cxn modelId="{00972B5B-F4BA-491A-8D01-8F10162681BB}" type="presParOf" srcId="{0B85BBEA-17FF-45E9-99E2-EC5A4C24C38D}" destId="{8086951C-5C36-47D5-AD95-70E18B2D5A99}" srcOrd="0" destOrd="0" presId="urn:microsoft.com/office/officeart/2008/layout/HorizontalMultiLevelHierarchy"/>
    <dgm:cxn modelId="{0D7119AF-CCDA-4815-97CE-DD9825ECA753}" type="presParOf" srcId="{0B85BBEA-17FF-45E9-99E2-EC5A4C24C38D}" destId="{2461B756-CE4D-4C2C-86CB-76CD51CF5B28}" srcOrd="1" destOrd="0" presId="urn:microsoft.com/office/officeart/2008/layout/HorizontalMultiLevelHierarchy"/>
    <dgm:cxn modelId="{781217A9-0853-4AB6-B13D-747DCEB5FE63}" type="presParOf" srcId="{2461B756-CE4D-4C2C-86CB-76CD51CF5B28}" destId="{59794282-A7CC-4C66-8D69-C01AE74FD321}" srcOrd="0" destOrd="0" presId="urn:microsoft.com/office/officeart/2008/layout/HorizontalMultiLevelHierarchy"/>
    <dgm:cxn modelId="{40F4EB5F-5D72-43DA-A85E-A7E9E9EDDE5E}" type="presParOf" srcId="{59794282-A7CC-4C66-8D69-C01AE74FD321}" destId="{9752D3C8-5431-4CF6-BF36-383B4EF01EBB}" srcOrd="0" destOrd="0" presId="urn:microsoft.com/office/officeart/2008/layout/HorizontalMultiLevelHierarchy"/>
    <dgm:cxn modelId="{7D932214-904F-4E8F-B42D-F66C06E486F9}" type="presParOf" srcId="{2461B756-CE4D-4C2C-86CB-76CD51CF5B28}" destId="{C6BD398E-752C-4779-BCF2-D7FAEC7E78B6}" srcOrd="1" destOrd="0" presId="urn:microsoft.com/office/officeart/2008/layout/HorizontalMultiLevelHierarchy"/>
    <dgm:cxn modelId="{33EE4EB3-9B8B-492C-A8B3-A4348AFD2D00}" type="presParOf" srcId="{C6BD398E-752C-4779-BCF2-D7FAEC7E78B6}" destId="{2D762495-6F8D-4336-BD62-5B31E0BB3BC5}" srcOrd="0" destOrd="0" presId="urn:microsoft.com/office/officeart/2008/layout/HorizontalMultiLevelHierarchy"/>
    <dgm:cxn modelId="{D36D0C5F-7815-400E-848F-6CAFCC9E0E59}" type="presParOf" srcId="{C6BD398E-752C-4779-BCF2-D7FAEC7E78B6}" destId="{3DFF3EE0-AFF7-4B7C-AFFA-D4B128F7EADF}" srcOrd="1" destOrd="0" presId="urn:microsoft.com/office/officeart/2008/layout/HorizontalMultiLevelHierarchy"/>
    <dgm:cxn modelId="{39830035-2AEC-476E-96AF-813088461168}" type="presParOf" srcId="{2461B756-CE4D-4C2C-86CB-76CD51CF5B28}" destId="{1710A9A5-FC39-4205-8AE8-E37EBD38B64E}" srcOrd="2" destOrd="0" presId="urn:microsoft.com/office/officeart/2008/layout/HorizontalMultiLevelHierarchy"/>
    <dgm:cxn modelId="{B9728919-368E-41E6-8D82-064E9C500139}" type="presParOf" srcId="{1710A9A5-FC39-4205-8AE8-E37EBD38B64E}" destId="{07D7BB69-55F1-4687-A9C1-1D6B03C6F72D}" srcOrd="0" destOrd="0" presId="urn:microsoft.com/office/officeart/2008/layout/HorizontalMultiLevelHierarchy"/>
    <dgm:cxn modelId="{39E9698F-7A40-4C43-92CC-4D2534DC3FE8}" type="presParOf" srcId="{2461B756-CE4D-4C2C-86CB-76CD51CF5B28}" destId="{676AB89F-727B-48C6-A088-93404F4D9A04}" srcOrd="3" destOrd="0" presId="urn:microsoft.com/office/officeart/2008/layout/HorizontalMultiLevelHierarchy"/>
    <dgm:cxn modelId="{AF5BB0B3-9518-4647-8FC9-1781D02C5DB6}" type="presParOf" srcId="{676AB89F-727B-48C6-A088-93404F4D9A04}" destId="{D384ABE5-22B9-4D02-A35C-A90452F57801}" srcOrd="0" destOrd="0" presId="urn:microsoft.com/office/officeart/2008/layout/HorizontalMultiLevelHierarchy"/>
    <dgm:cxn modelId="{1FA8CFEE-D86A-42B9-A41F-D362E2D9C694}" type="presParOf" srcId="{676AB89F-727B-48C6-A088-93404F4D9A04}" destId="{24600B88-E1AC-4559-9222-140CA70FF0E5}" srcOrd="1" destOrd="0" presId="urn:microsoft.com/office/officeart/2008/layout/HorizontalMultiLevelHierarchy"/>
    <dgm:cxn modelId="{D1E7662C-E051-482B-B5D4-A45CD253755E}" type="presParOf" srcId="{B5146710-5804-4DE8-AAF2-88B028330796}" destId="{6BF5758F-BD13-46F2-A747-938DCD50A97C}" srcOrd="6" destOrd="0" presId="urn:microsoft.com/office/officeart/2008/layout/HorizontalMultiLevelHierarchy"/>
    <dgm:cxn modelId="{2A848165-18DC-466E-82D0-6F95FD0F25A1}" type="presParOf" srcId="{6BF5758F-BD13-46F2-A747-938DCD50A97C}" destId="{2F78A192-B41F-4CB8-87FA-85BE9EDA1F4D}" srcOrd="0" destOrd="0" presId="urn:microsoft.com/office/officeart/2008/layout/HorizontalMultiLevelHierarchy"/>
    <dgm:cxn modelId="{00EDFBAA-111A-4AEA-B4E8-389402DB6AFF}" type="presParOf" srcId="{B5146710-5804-4DE8-AAF2-88B028330796}" destId="{91E1F6C1-07AC-49E1-9224-61D5A0F64F48}" srcOrd="7" destOrd="0" presId="urn:microsoft.com/office/officeart/2008/layout/HorizontalMultiLevelHierarchy"/>
    <dgm:cxn modelId="{B9D88D01-28F9-4EB3-86D8-C0CB9736FAD6}" type="presParOf" srcId="{91E1F6C1-07AC-49E1-9224-61D5A0F64F48}" destId="{93376C50-C60C-44F9-8548-89CCD492E6BB}" srcOrd="0" destOrd="0" presId="urn:microsoft.com/office/officeart/2008/layout/HorizontalMultiLevelHierarchy"/>
    <dgm:cxn modelId="{2840DC2E-300D-443E-874D-ABA08EBFFC49}" type="presParOf" srcId="{91E1F6C1-07AC-49E1-9224-61D5A0F64F48}" destId="{001A1A66-BE8E-4073-A72E-2E6A2F92FB1B}" srcOrd="1" destOrd="0" presId="urn:microsoft.com/office/officeart/2008/layout/HorizontalMultiLevelHierarchy"/>
    <dgm:cxn modelId="{E2B29076-C474-4C78-A5C8-44A7E81EE840}" type="presParOf" srcId="{B5146710-5804-4DE8-AAF2-88B028330796}" destId="{BAFF2D08-8408-41F2-9EE5-9C80675BB78B}" srcOrd="8" destOrd="0" presId="urn:microsoft.com/office/officeart/2008/layout/HorizontalMultiLevelHierarchy"/>
    <dgm:cxn modelId="{3453C443-03FF-44EC-AF02-A20423CF56A9}" type="presParOf" srcId="{BAFF2D08-8408-41F2-9EE5-9C80675BB78B}" destId="{6DB0A1E5-CB25-4C96-AD34-92A264C0FD31}" srcOrd="0" destOrd="0" presId="urn:microsoft.com/office/officeart/2008/layout/HorizontalMultiLevelHierarchy"/>
    <dgm:cxn modelId="{E1A00C80-7F7E-402C-BDCE-0A3D4AF406F9}" type="presParOf" srcId="{B5146710-5804-4DE8-AAF2-88B028330796}" destId="{AAC417E8-248D-414F-939B-ACDCDD161379}" srcOrd="9" destOrd="0" presId="urn:microsoft.com/office/officeart/2008/layout/HorizontalMultiLevelHierarchy"/>
    <dgm:cxn modelId="{2A0A02FD-7806-4FBC-8752-5384A9226001}" type="presParOf" srcId="{AAC417E8-248D-414F-939B-ACDCDD161379}" destId="{345B720F-6DAE-4B9E-BC8C-66A422856A73}" srcOrd="0" destOrd="0" presId="urn:microsoft.com/office/officeart/2008/layout/HorizontalMultiLevelHierarchy"/>
    <dgm:cxn modelId="{3A3F576D-AD31-40E1-BCB3-86A71E22CBF2}" type="presParOf" srcId="{AAC417E8-248D-414F-939B-ACDCDD161379}" destId="{FED096E0-FC41-4619-A56E-E8FB69D99739}" srcOrd="1" destOrd="0" presId="urn:microsoft.com/office/officeart/2008/layout/HorizontalMultiLevelHierarchy"/>
    <dgm:cxn modelId="{A0D1810E-1E12-4028-9BB9-4654BCCA2A5A}" type="presParOf" srcId="{FED096E0-FC41-4619-A56E-E8FB69D99739}" destId="{333C6208-106B-4BF9-B1E2-8D8CE73739FA}" srcOrd="0" destOrd="0" presId="urn:microsoft.com/office/officeart/2008/layout/HorizontalMultiLevelHierarchy"/>
    <dgm:cxn modelId="{9B4AB95D-872B-4F33-9A86-E31867E0B16B}" type="presParOf" srcId="{333C6208-106B-4BF9-B1E2-8D8CE73739FA}" destId="{44877B5D-E833-4040-AACD-B2660354E62C}" srcOrd="0" destOrd="0" presId="urn:microsoft.com/office/officeart/2008/layout/HorizontalMultiLevelHierarchy"/>
    <dgm:cxn modelId="{AF571DE1-06F9-4EF0-8A71-F1EDDC9EFB0C}" type="presParOf" srcId="{FED096E0-FC41-4619-A56E-E8FB69D99739}" destId="{A873E2F7-B368-43DD-B91F-E0D8BC37D4FC}" srcOrd="1" destOrd="0" presId="urn:microsoft.com/office/officeart/2008/layout/HorizontalMultiLevelHierarchy"/>
    <dgm:cxn modelId="{FC62238F-5541-4450-AAA1-49AB4CB8F295}" type="presParOf" srcId="{A873E2F7-B368-43DD-B91F-E0D8BC37D4FC}" destId="{AC706716-D78F-41D6-95CC-7F01993FFDBC}" srcOrd="0" destOrd="0" presId="urn:microsoft.com/office/officeart/2008/layout/HorizontalMultiLevelHierarchy"/>
    <dgm:cxn modelId="{7395E2B1-BA49-4209-B297-72A4F45B9873}" type="presParOf" srcId="{A873E2F7-B368-43DD-B91F-E0D8BC37D4FC}" destId="{CE9559E9-0451-4FB0-ABD8-795A5203D168}" srcOrd="1" destOrd="0" presId="urn:microsoft.com/office/officeart/2008/layout/HorizontalMultiLevelHierarchy"/>
    <dgm:cxn modelId="{89A4FE4F-E703-4753-946C-7101E5D83CAC}" type="presParOf" srcId="{FED096E0-FC41-4619-A56E-E8FB69D99739}" destId="{771CF627-338A-40FE-9924-D9BA9012A7FD}" srcOrd="2" destOrd="0" presId="urn:microsoft.com/office/officeart/2008/layout/HorizontalMultiLevelHierarchy"/>
    <dgm:cxn modelId="{6559A479-4BBC-45A4-BE39-E05410259A0D}" type="presParOf" srcId="{771CF627-338A-40FE-9924-D9BA9012A7FD}" destId="{EA78CBCD-9D4A-46ED-B551-7B208636C282}" srcOrd="0" destOrd="0" presId="urn:microsoft.com/office/officeart/2008/layout/HorizontalMultiLevelHierarchy"/>
    <dgm:cxn modelId="{1AF9D105-60EA-47AD-849A-CA0CE58908D7}" type="presParOf" srcId="{FED096E0-FC41-4619-A56E-E8FB69D99739}" destId="{71F32332-46ED-4AD6-B08B-8A84E7E4012B}" srcOrd="3" destOrd="0" presId="urn:microsoft.com/office/officeart/2008/layout/HorizontalMultiLevelHierarchy"/>
    <dgm:cxn modelId="{DF8F05EE-7854-4582-ADDD-D216E283CDE7}" type="presParOf" srcId="{71F32332-46ED-4AD6-B08B-8A84E7E4012B}" destId="{656BCEA0-5599-4A9B-A6C4-5019C39AC842}" srcOrd="0" destOrd="0" presId="urn:microsoft.com/office/officeart/2008/layout/HorizontalMultiLevelHierarchy"/>
    <dgm:cxn modelId="{C2B982FC-22AC-4AE6-9E4E-935BEC98F016}" type="presParOf" srcId="{71F32332-46ED-4AD6-B08B-8A84E7E4012B}" destId="{208AED38-CA78-4FD8-A23F-C5EAA24A4C87}" srcOrd="1" destOrd="0" presId="urn:microsoft.com/office/officeart/2008/layout/HorizontalMultiLevelHierarchy"/>
    <dgm:cxn modelId="{708A4779-4E52-4475-AEB2-B87F1B15F0F0}" type="presParOf" srcId="{B5146710-5804-4DE8-AAF2-88B028330796}" destId="{8F309D65-A445-43EA-AAF8-943093854223}" srcOrd="10" destOrd="0" presId="urn:microsoft.com/office/officeart/2008/layout/HorizontalMultiLevelHierarchy"/>
    <dgm:cxn modelId="{C0B38321-FC59-4FAE-BBE8-2A18E3890DF6}" type="presParOf" srcId="{8F309D65-A445-43EA-AAF8-943093854223}" destId="{975A9D79-7F12-4C67-9E50-2ED611929510}" srcOrd="0" destOrd="0" presId="urn:microsoft.com/office/officeart/2008/layout/HorizontalMultiLevelHierarchy"/>
    <dgm:cxn modelId="{07F4F9D4-6551-4013-8E11-DD21E6F80D95}" type="presParOf" srcId="{B5146710-5804-4DE8-AAF2-88B028330796}" destId="{2DB1D403-A23A-47F1-B758-3CA00CFD186D}" srcOrd="11" destOrd="0" presId="urn:microsoft.com/office/officeart/2008/layout/HorizontalMultiLevelHierarchy"/>
    <dgm:cxn modelId="{83594060-265C-4661-8CFE-669CFF46C012}" type="presParOf" srcId="{2DB1D403-A23A-47F1-B758-3CA00CFD186D}" destId="{71BCEAAB-A9A2-4569-93A2-0C1D37343B65}" srcOrd="0" destOrd="0" presId="urn:microsoft.com/office/officeart/2008/layout/HorizontalMultiLevelHierarchy"/>
    <dgm:cxn modelId="{335CDB8C-4AED-43D4-94B9-12187C69CF45}" type="presParOf" srcId="{2DB1D403-A23A-47F1-B758-3CA00CFD186D}" destId="{F0541D8F-46F3-4076-8083-53F07887AAFC}" srcOrd="1" destOrd="0" presId="urn:microsoft.com/office/officeart/2008/layout/HorizontalMultiLevelHierarchy"/>
    <dgm:cxn modelId="{02277A4A-7D93-4F51-B694-86A2E0945EC9}" type="presParOf" srcId="{F0541D8F-46F3-4076-8083-53F07887AAFC}" destId="{1F65236B-F750-484F-8661-3BD2DC97CAEF}" srcOrd="0" destOrd="0" presId="urn:microsoft.com/office/officeart/2008/layout/HorizontalMultiLevelHierarchy"/>
    <dgm:cxn modelId="{D5D85C1C-DB26-4689-8DD5-BB7EB7C091E3}" type="presParOf" srcId="{1F65236B-F750-484F-8661-3BD2DC97CAEF}" destId="{278B9049-DBE6-492A-A450-E074828314BC}" srcOrd="0" destOrd="0" presId="urn:microsoft.com/office/officeart/2008/layout/HorizontalMultiLevelHierarchy"/>
    <dgm:cxn modelId="{8C5BC012-F195-4A46-AC80-94DA13A4852E}" type="presParOf" srcId="{F0541D8F-46F3-4076-8083-53F07887AAFC}" destId="{7B1D113D-0A78-4718-BF75-5B6187C90118}" srcOrd="1" destOrd="0" presId="urn:microsoft.com/office/officeart/2008/layout/HorizontalMultiLevelHierarchy"/>
    <dgm:cxn modelId="{27DF33D3-4736-4B8B-AF68-4A0952738ED8}" type="presParOf" srcId="{7B1D113D-0A78-4718-BF75-5B6187C90118}" destId="{1CB3D6E4-E3D4-46DA-AB7A-52C5F94DCE49}" srcOrd="0" destOrd="0" presId="urn:microsoft.com/office/officeart/2008/layout/HorizontalMultiLevelHierarchy"/>
    <dgm:cxn modelId="{05205950-C1B7-4C85-9B3D-1920B302BC53}" type="presParOf" srcId="{7B1D113D-0A78-4718-BF75-5B6187C90118}" destId="{4CF54301-71D7-4E2A-87B7-D605E992214E}" srcOrd="1" destOrd="0" presId="urn:microsoft.com/office/officeart/2008/layout/HorizontalMultiLevelHierarchy"/>
    <dgm:cxn modelId="{03A93899-7898-4CDC-8B10-8DDE40192B19}" type="presParOf" srcId="{F0541D8F-46F3-4076-8083-53F07887AAFC}" destId="{A534D3D8-8DBE-4491-BBB9-92A835E17B37}" srcOrd="2" destOrd="0" presId="urn:microsoft.com/office/officeart/2008/layout/HorizontalMultiLevelHierarchy"/>
    <dgm:cxn modelId="{007AC30A-1D03-4A64-8A2C-B54F8B6703BD}" type="presParOf" srcId="{A534D3D8-8DBE-4491-BBB9-92A835E17B37}" destId="{F80BC3AB-9BA3-4C17-9078-D8454ED7C3A3}" srcOrd="0" destOrd="0" presId="urn:microsoft.com/office/officeart/2008/layout/HorizontalMultiLevelHierarchy"/>
    <dgm:cxn modelId="{3D0F401F-B27E-448B-9579-13FAFB961AB9}" type="presParOf" srcId="{F0541D8F-46F3-4076-8083-53F07887AAFC}" destId="{6203B18D-B469-45E8-836D-2D53418F519A}" srcOrd="3" destOrd="0" presId="urn:microsoft.com/office/officeart/2008/layout/HorizontalMultiLevelHierarchy"/>
    <dgm:cxn modelId="{BE30D06E-89A6-4C22-AA53-FDFEE693E60B}" type="presParOf" srcId="{6203B18D-B469-45E8-836D-2D53418F519A}" destId="{792F42E9-A8D9-44CA-B8B0-848C9769DE05}" srcOrd="0" destOrd="0" presId="urn:microsoft.com/office/officeart/2008/layout/HorizontalMultiLevelHierarchy"/>
    <dgm:cxn modelId="{54CEB1A4-AAF8-4B37-AABE-4201A85FCC78}" type="presParOf" srcId="{6203B18D-B469-45E8-836D-2D53418F519A}" destId="{FF0275E0-C4C3-44F0-A000-DEAA138002E2}" srcOrd="1" destOrd="0" presId="urn:microsoft.com/office/officeart/2008/layout/HorizontalMultiLevelHierarchy"/>
    <dgm:cxn modelId="{CAF33927-32AB-4E38-8E5D-6E06588F89D3}" type="presParOf" srcId="{F0541D8F-46F3-4076-8083-53F07887AAFC}" destId="{E3B1871C-85C3-47C4-8492-26EBDAC56B66}" srcOrd="4" destOrd="0" presId="urn:microsoft.com/office/officeart/2008/layout/HorizontalMultiLevelHierarchy"/>
    <dgm:cxn modelId="{35A7D50F-C995-4F03-B910-604DCE1B2B83}" type="presParOf" srcId="{E3B1871C-85C3-47C4-8492-26EBDAC56B66}" destId="{2CE073E8-A289-4269-A192-FAF4B3AB9C06}" srcOrd="0" destOrd="0" presId="urn:microsoft.com/office/officeart/2008/layout/HorizontalMultiLevelHierarchy"/>
    <dgm:cxn modelId="{CB195491-4F79-47EA-9414-7A248B4C2805}" type="presParOf" srcId="{F0541D8F-46F3-4076-8083-53F07887AAFC}" destId="{92D1A99C-ED31-4BF2-8DA2-14D0BB4E84D5}" srcOrd="5" destOrd="0" presId="urn:microsoft.com/office/officeart/2008/layout/HorizontalMultiLevelHierarchy"/>
    <dgm:cxn modelId="{AE4DE9CC-F256-40CC-B929-34C594155E3A}" type="presParOf" srcId="{92D1A99C-ED31-4BF2-8DA2-14D0BB4E84D5}" destId="{6E888FBA-5093-482B-9616-40D5907BEA5F}" srcOrd="0" destOrd="0" presId="urn:microsoft.com/office/officeart/2008/layout/HorizontalMultiLevelHierarchy"/>
    <dgm:cxn modelId="{1CB3B668-A064-4B8D-A58B-57D0C303EA95}" type="presParOf" srcId="{92D1A99C-ED31-4BF2-8DA2-14D0BB4E84D5}" destId="{A06E8332-7424-4C82-967B-08BA5F1C69CC}" srcOrd="1" destOrd="0" presId="urn:microsoft.com/office/officeart/2008/layout/HorizontalMultiLevelHierarchy"/>
    <dgm:cxn modelId="{AFF19517-DCA5-4B3F-9A06-6F2F58C1D43D}" type="presParOf" srcId="{F0541D8F-46F3-4076-8083-53F07887AAFC}" destId="{F80A6A99-BD0D-4F93-A163-77CB0DE4D5F4}" srcOrd="6" destOrd="0" presId="urn:microsoft.com/office/officeart/2008/layout/HorizontalMultiLevelHierarchy"/>
    <dgm:cxn modelId="{E91AA908-55A4-4F5C-B789-536A7CF414CF}" type="presParOf" srcId="{F80A6A99-BD0D-4F93-A163-77CB0DE4D5F4}" destId="{A9D6618C-785F-4E81-A1DA-10ACC5B0AB13}" srcOrd="0" destOrd="0" presId="urn:microsoft.com/office/officeart/2008/layout/HorizontalMultiLevelHierarchy"/>
    <dgm:cxn modelId="{50F258F7-4E1E-4EDF-BAD0-5E6D6E7C974C}" type="presParOf" srcId="{F0541D8F-46F3-4076-8083-53F07887AAFC}" destId="{5890FA72-8728-4877-B2F8-36549C4821B4}" srcOrd="7" destOrd="0" presId="urn:microsoft.com/office/officeart/2008/layout/HorizontalMultiLevelHierarchy"/>
    <dgm:cxn modelId="{4B9D6193-9635-46F8-86D2-54F956121C05}" type="presParOf" srcId="{5890FA72-8728-4877-B2F8-36549C4821B4}" destId="{46DFE275-C48B-48EF-9712-C3203CDC75DE}" srcOrd="0" destOrd="0" presId="urn:microsoft.com/office/officeart/2008/layout/HorizontalMultiLevelHierarchy"/>
    <dgm:cxn modelId="{49F5C96D-B4ED-4C42-AF64-30221AFBD767}" type="presParOf" srcId="{5890FA72-8728-4877-B2F8-36549C4821B4}" destId="{3ABDDB1C-A91B-44BE-A71E-DBD0A342683F}" srcOrd="1" destOrd="0" presId="urn:microsoft.com/office/officeart/2008/layout/HorizontalMultiLevelHierarchy"/>
  </dgm:cxnLst>
  <dgm:bg>
    <a:noFill/>
  </dgm:bg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0A6A99-BD0D-4F93-A163-77CB0DE4D5F4}">
      <dsp:nvSpPr>
        <dsp:cNvPr id="0" name=""/>
        <dsp:cNvSpPr/>
      </dsp:nvSpPr>
      <dsp:spPr>
        <a:xfrm>
          <a:off x="3022643" y="5084698"/>
          <a:ext cx="213978" cy="6116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989" y="0"/>
              </a:lnTo>
              <a:lnTo>
                <a:pt x="106989" y="611600"/>
              </a:lnTo>
              <a:lnTo>
                <a:pt x="213978" y="61160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3113434" y="5374299"/>
        <a:ext cx="32397" cy="32397"/>
      </dsp:txXfrm>
    </dsp:sp>
    <dsp:sp modelId="{E3B1871C-85C3-47C4-8492-26EBDAC56B66}">
      <dsp:nvSpPr>
        <dsp:cNvPr id="0" name=""/>
        <dsp:cNvSpPr/>
      </dsp:nvSpPr>
      <dsp:spPr>
        <a:xfrm>
          <a:off x="3022643" y="5084698"/>
          <a:ext cx="213978" cy="2038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989" y="0"/>
              </a:lnTo>
              <a:lnTo>
                <a:pt x="106989" y="203866"/>
              </a:lnTo>
              <a:lnTo>
                <a:pt x="213978" y="20386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3122244" y="5179243"/>
        <a:ext cx="14777" cy="14777"/>
      </dsp:txXfrm>
    </dsp:sp>
    <dsp:sp modelId="{A534D3D8-8DBE-4491-BBB9-92A835E17B37}">
      <dsp:nvSpPr>
        <dsp:cNvPr id="0" name=""/>
        <dsp:cNvSpPr/>
      </dsp:nvSpPr>
      <dsp:spPr>
        <a:xfrm>
          <a:off x="3022643" y="4880831"/>
          <a:ext cx="213978" cy="203866"/>
        </a:xfrm>
        <a:custGeom>
          <a:avLst/>
          <a:gdLst/>
          <a:ahLst/>
          <a:cxnLst/>
          <a:rect l="0" t="0" r="0" b="0"/>
          <a:pathLst>
            <a:path>
              <a:moveTo>
                <a:pt x="0" y="203866"/>
              </a:moveTo>
              <a:lnTo>
                <a:pt x="106989" y="203866"/>
              </a:lnTo>
              <a:lnTo>
                <a:pt x="106989" y="0"/>
              </a:lnTo>
              <a:lnTo>
                <a:pt x="21397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3122244" y="4975376"/>
        <a:ext cx="14777" cy="14777"/>
      </dsp:txXfrm>
    </dsp:sp>
    <dsp:sp modelId="{1F65236B-F750-484F-8661-3BD2DC97CAEF}">
      <dsp:nvSpPr>
        <dsp:cNvPr id="0" name=""/>
        <dsp:cNvSpPr/>
      </dsp:nvSpPr>
      <dsp:spPr>
        <a:xfrm>
          <a:off x="3022643" y="4473098"/>
          <a:ext cx="213978" cy="611600"/>
        </a:xfrm>
        <a:custGeom>
          <a:avLst/>
          <a:gdLst/>
          <a:ahLst/>
          <a:cxnLst/>
          <a:rect l="0" t="0" r="0" b="0"/>
          <a:pathLst>
            <a:path>
              <a:moveTo>
                <a:pt x="0" y="611600"/>
              </a:moveTo>
              <a:lnTo>
                <a:pt x="106989" y="611600"/>
              </a:lnTo>
              <a:lnTo>
                <a:pt x="106989" y="0"/>
              </a:lnTo>
              <a:lnTo>
                <a:pt x="21397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3113434" y="4762699"/>
        <a:ext cx="32397" cy="32397"/>
      </dsp:txXfrm>
    </dsp:sp>
    <dsp:sp modelId="{8F309D65-A445-43EA-AAF8-943093854223}">
      <dsp:nvSpPr>
        <dsp:cNvPr id="0" name=""/>
        <dsp:cNvSpPr/>
      </dsp:nvSpPr>
      <dsp:spPr>
        <a:xfrm>
          <a:off x="1738772" y="3147964"/>
          <a:ext cx="213978" cy="19367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989" y="0"/>
              </a:lnTo>
              <a:lnTo>
                <a:pt x="106989" y="1936733"/>
              </a:lnTo>
              <a:lnTo>
                <a:pt x="213978" y="193673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1797048" y="4067618"/>
        <a:ext cx="97425" cy="97425"/>
      </dsp:txXfrm>
    </dsp:sp>
    <dsp:sp modelId="{771CF627-338A-40FE-9924-D9BA9012A7FD}">
      <dsp:nvSpPr>
        <dsp:cNvPr id="0" name=""/>
        <dsp:cNvSpPr/>
      </dsp:nvSpPr>
      <dsp:spPr>
        <a:xfrm>
          <a:off x="3022643" y="3861498"/>
          <a:ext cx="213978" cy="2038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989" y="0"/>
              </a:lnTo>
              <a:lnTo>
                <a:pt x="106989" y="203866"/>
              </a:lnTo>
              <a:lnTo>
                <a:pt x="213978" y="20386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3122244" y="3956043"/>
        <a:ext cx="14777" cy="14777"/>
      </dsp:txXfrm>
    </dsp:sp>
    <dsp:sp modelId="{333C6208-106B-4BF9-B1E2-8D8CE73739FA}">
      <dsp:nvSpPr>
        <dsp:cNvPr id="0" name=""/>
        <dsp:cNvSpPr/>
      </dsp:nvSpPr>
      <dsp:spPr>
        <a:xfrm>
          <a:off x="3022643" y="3657631"/>
          <a:ext cx="213978" cy="203866"/>
        </a:xfrm>
        <a:custGeom>
          <a:avLst/>
          <a:gdLst/>
          <a:ahLst/>
          <a:cxnLst/>
          <a:rect l="0" t="0" r="0" b="0"/>
          <a:pathLst>
            <a:path>
              <a:moveTo>
                <a:pt x="0" y="203866"/>
              </a:moveTo>
              <a:lnTo>
                <a:pt x="106989" y="203866"/>
              </a:lnTo>
              <a:lnTo>
                <a:pt x="106989" y="0"/>
              </a:lnTo>
              <a:lnTo>
                <a:pt x="21397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3122244" y="3752176"/>
        <a:ext cx="14777" cy="14777"/>
      </dsp:txXfrm>
    </dsp:sp>
    <dsp:sp modelId="{BAFF2D08-8408-41F2-9EE5-9C80675BB78B}">
      <dsp:nvSpPr>
        <dsp:cNvPr id="0" name=""/>
        <dsp:cNvSpPr/>
      </dsp:nvSpPr>
      <dsp:spPr>
        <a:xfrm>
          <a:off x="1738772" y="3147964"/>
          <a:ext cx="213978" cy="7135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989" y="0"/>
              </a:lnTo>
              <a:lnTo>
                <a:pt x="106989" y="713533"/>
              </a:lnTo>
              <a:lnTo>
                <a:pt x="213978" y="71353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1827138" y="3486108"/>
        <a:ext cx="37246" cy="37246"/>
      </dsp:txXfrm>
    </dsp:sp>
    <dsp:sp modelId="{6BF5758F-BD13-46F2-A747-938DCD50A97C}">
      <dsp:nvSpPr>
        <dsp:cNvPr id="0" name=""/>
        <dsp:cNvSpPr/>
      </dsp:nvSpPr>
      <dsp:spPr>
        <a:xfrm>
          <a:off x="1738772" y="3147964"/>
          <a:ext cx="213978" cy="1019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989" y="0"/>
              </a:lnTo>
              <a:lnTo>
                <a:pt x="106989" y="101933"/>
              </a:lnTo>
              <a:lnTo>
                <a:pt x="213978" y="10193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1839836" y="3193006"/>
        <a:ext cx="11850" cy="11850"/>
      </dsp:txXfrm>
    </dsp:sp>
    <dsp:sp modelId="{1710A9A5-FC39-4205-8AE8-E37EBD38B64E}">
      <dsp:nvSpPr>
        <dsp:cNvPr id="0" name=""/>
        <dsp:cNvSpPr/>
      </dsp:nvSpPr>
      <dsp:spPr>
        <a:xfrm>
          <a:off x="4306514" y="3249898"/>
          <a:ext cx="213978" cy="2038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989" y="0"/>
              </a:lnTo>
              <a:lnTo>
                <a:pt x="106989" y="203866"/>
              </a:lnTo>
              <a:lnTo>
                <a:pt x="213978" y="20386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406115" y="3344442"/>
        <a:ext cx="14777" cy="14777"/>
      </dsp:txXfrm>
    </dsp:sp>
    <dsp:sp modelId="{59794282-A7CC-4C66-8D69-C01AE74FD321}">
      <dsp:nvSpPr>
        <dsp:cNvPr id="0" name=""/>
        <dsp:cNvSpPr/>
      </dsp:nvSpPr>
      <dsp:spPr>
        <a:xfrm>
          <a:off x="4306514" y="3046031"/>
          <a:ext cx="213978" cy="203866"/>
        </a:xfrm>
        <a:custGeom>
          <a:avLst/>
          <a:gdLst/>
          <a:ahLst/>
          <a:cxnLst/>
          <a:rect l="0" t="0" r="0" b="0"/>
          <a:pathLst>
            <a:path>
              <a:moveTo>
                <a:pt x="0" y="203866"/>
              </a:moveTo>
              <a:lnTo>
                <a:pt x="106989" y="203866"/>
              </a:lnTo>
              <a:lnTo>
                <a:pt x="106989" y="0"/>
              </a:lnTo>
              <a:lnTo>
                <a:pt x="21397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406115" y="3140576"/>
        <a:ext cx="14777" cy="14777"/>
      </dsp:txXfrm>
    </dsp:sp>
    <dsp:sp modelId="{E10C34C6-480A-4F5A-ACB2-7CBD07EC95E6}">
      <dsp:nvSpPr>
        <dsp:cNvPr id="0" name=""/>
        <dsp:cNvSpPr/>
      </dsp:nvSpPr>
      <dsp:spPr>
        <a:xfrm>
          <a:off x="3022643" y="2842164"/>
          <a:ext cx="213978" cy="4077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989" y="0"/>
              </a:lnTo>
              <a:lnTo>
                <a:pt x="106989" y="407733"/>
              </a:lnTo>
              <a:lnTo>
                <a:pt x="213978" y="40773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3118121" y="3034519"/>
        <a:ext cx="23023" cy="23023"/>
      </dsp:txXfrm>
    </dsp:sp>
    <dsp:sp modelId="{E4B22DE1-CF99-4786-A51E-7046EA48A91C}">
      <dsp:nvSpPr>
        <dsp:cNvPr id="0" name=""/>
        <dsp:cNvSpPr/>
      </dsp:nvSpPr>
      <dsp:spPr>
        <a:xfrm>
          <a:off x="3022643" y="2796444"/>
          <a:ext cx="21397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3978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3124283" y="2836815"/>
        <a:ext cx="10698" cy="10698"/>
      </dsp:txXfrm>
    </dsp:sp>
    <dsp:sp modelId="{16BB82CE-F7D5-402F-A899-0DCB6FE9F3A5}">
      <dsp:nvSpPr>
        <dsp:cNvPr id="0" name=""/>
        <dsp:cNvSpPr/>
      </dsp:nvSpPr>
      <dsp:spPr>
        <a:xfrm>
          <a:off x="3022643" y="2434431"/>
          <a:ext cx="213978" cy="407733"/>
        </a:xfrm>
        <a:custGeom>
          <a:avLst/>
          <a:gdLst/>
          <a:ahLst/>
          <a:cxnLst/>
          <a:rect l="0" t="0" r="0" b="0"/>
          <a:pathLst>
            <a:path>
              <a:moveTo>
                <a:pt x="0" y="407733"/>
              </a:moveTo>
              <a:lnTo>
                <a:pt x="106989" y="407733"/>
              </a:lnTo>
              <a:lnTo>
                <a:pt x="106989" y="0"/>
              </a:lnTo>
              <a:lnTo>
                <a:pt x="21397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3118121" y="2626786"/>
        <a:ext cx="23023" cy="23023"/>
      </dsp:txXfrm>
    </dsp:sp>
    <dsp:sp modelId="{83B50E4E-B651-4303-A315-EF8159BFD505}">
      <dsp:nvSpPr>
        <dsp:cNvPr id="0" name=""/>
        <dsp:cNvSpPr/>
      </dsp:nvSpPr>
      <dsp:spPr>
        <a:xfrm>
          <a:off x="1738772" y="2842164"/>
          <a:ext cx="213978" cy="305800"/>
        </a:xfrm>
        <a:custGeom>
          <a:avLst/>
          <a:gdLst/>
          <a:ahLst/>
          <a:cxnLst/>
          <a:rect l="0" t="0" r="0" b="0"/>
          <a:pathLst>
            <a:path>
              <a:moveTo>
                <a:pt x="0" y="305800"/>
              </a:moveTo>
              <a:lnTo>
                <a:pt x="106989" y="305800"/>
              </a:lnTo>
              <a:lnTo>
                <a:pt x="106989" y="0"/>
              </a:lnTo>
              <a:lnTo>
                <a:pt x="21397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1836431" y="2985734"/>
        <a:ext cx="18661" cy="18661"/>
      </dsp:txXfrm>
    </dsp:sp>
    <dsp:sp modelId="{54A92C76-F04A-47C7-AF20-B92CC2C0566C}">
      <dsp:nvSpPr>
        <dsp:cNvPr id="0" name=""/>
        <dsp:cNvSpPr/>
      </dsp:nvSpPr>
      <dsp:spPr>
        <a:xfrm>
          <a:off x="3022643" y="1618964"/>
          <a:ext cx="213978" cy="4077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989" y="0"/>
              </a:lnTo>
              <a:lnTo>
                <a:pt x="106989" y="407733"/>
              </a:lnTo>
              <a:lnTo>
                <a:pt x="213978" y="40773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3118121" y="1811319"/>
        <a:ext cx="23023" cy="23023"/>
      </dsp:txXfrm>
    </dsp:sp>
    <dsp:sp modelId="{DB120E03-B07F-4BE8-B16F-AAA8D8016533}">
      <dsp:nvSpPr>
        <dsp:cNvPr id="0" name=""/>
        <dsp:cNvSpPr/>
      </dsp:nvSpPr>
      <dsp:spPr>
        <a:xfrm>
          <a:off x="3022643" y="1573244"/>
          <a:ext cx="21397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3978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3124283" y="1613615"/>
        <a:ext cx="10698" cy="10698"/>
      </dsp:txXfrm>
    </dsp:sp>
    <dsp:sp modelId="{87B76A13-D297-448A-9585-437D31B3815C}">
      <dsp:nvSpPr>
        <dsp:cNvPr id="0" name=""/>
        <dsp:cNvSpPr/>
      </dsp:nvSpPr>
      <dsp:spPr>
        <a:xfrm>
          <a:off x="3022643" y="1211231"/>
          <a:ext cx="213978" cy="407733"/>
        </a:xfrm>
        <a:custGeom>
          <a:avLst/>
          <a:gdLst/>
          <a:ahLst/>
          <a:cxnLst/>
          <a:rect l="0" t="0" r="0" b="0"/>
          <a:pathLst>
            <a:path>
              <a:moveTo>
                <a:pt x="0" y="407733"/>
              </a:moveTo>
              <a:lnTo>
                <a:pt x="106989" y="407733"/>
              </a:lnTo>
              <a:lnTo>
                <a:pt x="106989" y="0"/>
              </a:lnTo>
              <a:lnTo>
                <a:pt x="21397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3118121" y="1403586"/>
        <a:ext cx="23023" cy="23023"/>
      </dsp:txXfrm>
    </dsp:sp>
    <dsp:sp modelId="{3978F0FB-32B5-4047-8500-85518A5889E6}">
      <dsp:nvSpPr>
        <dsp:cNvPr id="0" name=""/>
        <dsp:cNvSpPr/>
      </dsp:nvSpPr>
      <dsp:spPr>
        <a:xfrm>
          <a:off x="1738772" y="1618964"/>
          <a:ext cx="213978" cy="1529000"/>
        </a:xfrm>
        <a:custGeom>
          <a:avLst/>
          <a:gdLst/>
          <a:ahLst/>
          <a:cxnLst/>
          <a:rect l="0" t="0" r="0" b="0"/>
          <a:pathLst>
            <a:path>
              <a:moveTo>
                <a:pt x="0" y="1529000"/>
              </a:moveTo>
              <a:lnTo>
                <a:pt x="106989" y="1529000"/>
              </a:lnTo>
              <a:lnTo>
                <a:pt x="106989" y="0"/>
              </a:lnTo>
              <a:lnTo>
                <a:pt x="21397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1807164" y="2344867"/>
        <a:ext cx="77195" cy="77195"/>
      </dsp:txXfrm>
    </dsp:sp>
    <dsp:sp modelId="{524EFAC1-B6BF-4B00-A635-D1417808E043}">
      <dsp:nvSpPr>
        <dsp:cNvPr id="0" name=""/>
        <dsp:cNvSpPr/>
      </dsp:nvSpPr>
      <dsp:spPr>
        <a:xfrm>
          <a:off x="1738772" y="1211231"/>
          <a:ext cx="213978" cy="1936733"/>
        </a:xfrm>
        <a:custGeom>
          <a:avLst/>
          <a:gdLst/>
          <a:ahLst/>
          <a:cxnLst/>
          <a:rect l="0" t="0" r="0" b="0"/>
          <a:pathLst>
            <a:path>
              <a:moveTo>
                <a:pt x="0" y="1936733"/>
              </a:moveTo>
              <a:lnTo>
                <a:pt x="106989" y="1936733"/>
              </a:lnTo>
              <a:lnTo>
                <a:pt x="106989" y="0"/>
              </a:lnTo>
              <a:lnTo>
                <a:pt x="21397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600" kern="1200"/>
        </a:p>
      </dsp:txBody>
      <dsp:txXfrm>
        <a:off x="1797048" y="2130885"/>
        <a:ext cx="97425" cy="97425"/>
      </dsp:txXfrm>
    </dsp:sp>
    <dsp:sp modelId="{EBC61BE6-50F6-42CA-B881-DC30E8795E0C}">
      <dsp:nvSpPr>
        <dsp:cNvPr id="0" name=""/>
        <dsp:cNvSpPr/>
      </dsp:nvSpPr>
      <dsp:spPr>
        <a:xfrm rot="16200000">
          <a:off x="524780" y="2280906"/>
          <a:ext cx="693867" cy="173411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vert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清华大学</a:t>
          </a:r>
          <a:endParaRPr lang="en-US" altLang="zh-CN" sz="1600" kern="1200" dirty="0" smtClean="0"/>
        </a:p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信息管理协会网站</a:t>
          </a:r>
          <a:endParaRPr lang="zh-CN" altLang="en-US" sz="1600" kern="1200" dirty="0"/>
        </a:p>
      </dsp:txBody>
      <dsp:txXfrm>
        <a:off x="524780" y="2280906"/>
        <a:ext cx="693867" cy="1734116"/>
      </dsp:txXfrm>
    </dsp:sp>
    <dsp:sp modelId="{8326CB9E-D1D2-4479-B77B-F261C84EFFCB}">
      <dsp:nvSpPr>
        <dsp:cNvPr id="0" name=""/>
        <dsp:cNvSpPr/>
      </dsp:nvSpPr>
      <dsp:spPr>
        <a:xfrm>
          <a:off x="1952751" y="1048137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主页</a:t>
          </a:r>
          <a:endParaRPr lang="zh-CN" altLang="en-US" sz="1600" kern="1200" dirty="0"/>
        </a:p>
      </dsp:txBody>
      <dsp:txXfrm>
        <a:off x="1952751" y="1048137"/>
        <a:ext cx="1069892" cy="326186"/>
      </dsp:txXfrm>
    </dsp:sp>
    <dsp:sp modelId="{789F8F9B-1D8E-46AE-B833-116053CCFFC3}">
      <dsp:nvSpPr>
        <dsp:cNvPr id="0" name=""/>
        <dsp:cNvSpPr/>
      </dsp:nvSpPr>
      <dsp:spPr>
        <a:xfrm>
          <a:off x="1952751" y="1455871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协会消息</a:t>
          </a:r>
          <a:endParaRPr lang="zh-CN" altLang="en-US" sz="1600" kern="1200" dirty="0"/>
        </a:p>
      </dsp:txBody>
      <dsp:txXfrm>
        <a:off x="1952751" y="1455871"/>
        <a:ext cx="1069892" cy="326186"/>
      </dsp:txXfrm>
    </dsp:sp>
    <dsp:sp modelId="{FD843589-87B5-4220-9A99-E3DF51FA64AF}">
      <dsp:nvSpPr>
        <dsp:cNvPr id="0" name=""/>
        <dsp:cNvSpPr/>
      </dsp:nvSpPr>
      <dsp:spPr>
        <a:xfrm>
          <a:off x="3236622" y="1048137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协会新闻</a:t>
          </a:r>
          <a:endParaRPr lang="zh-CN" altLang="en-US" sz="1600" kern="1200" dirty="0"/>
        </a:p>
      </dsp:txBody>
      <dsp:txXfrm>
        <a:off x="3236622" y="1048137"/>
        <a:ext cx="1069892" cy="326186"/>
      </dsp:txXfrm>
    </dsp:sp>
    <dsp:sp modelId="{A3352A40-6049-4468-8171-27DB752AC053}">
      <dsp:nvSpPr>
        <dsp:cNvPr id="0" name=""/>
        <dsp:cNvSpPr/>
      </dsp:nvSpPr>
      <dsp:spPr>
        <a:xfrm>
          <a:off x="3236622" y="1455871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活动信息</a:t>
          </a:r>
          <a:endParaRPr lang="zh-CN" altLang="en-US" sz="1600" kern="1200" dirty="0"/>
        </a:p>
      </dsp:txBody>
      <dsp:txXfrm>
        <a:off x="3236622" y="1455871"/>
        <a:ext cx="1069892" cy="326186"/>
      </dsp:txXfrm>
    </dsp:sp>
    <dsp:sp modelId="{15835E34-1F1F-46A6-B8FF-98CA57D7DE09}">
      <dsp:nvSpPr>
        <dsp:cNvPr id="0" name=""/>
        <dsp:cNvSpPr/>
      </dsp:nvSpPr>
      <dsp:spPr>
        <a:xfrm>
          <a:off x="3236622" y="1863604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行研报告</a:t>
          </a:r>
          <a:endParaRPr lang="zh-CN" altLang="en-US" sz="1600" kern="1200" dirty="0"/>
        </a:p>
      </dsp:txBody>
      <dsp:txXfrm>
        <a:off x="3236622" y="1863604"/>
        <a:ext cx="1069892" cy="326186"/>
      </dsp:txXfrm>
    </dsp:sp>
    <dsp:sp modelId="{97DF5DBB-9378-4E87-9031-24FA53BE5DB1}">
      <dsp:nvSpPr>
        <dsp:cNvPr id="0" name=""/>
        <dsp:cNvSpPr/>
      </dsp:nvSpPr>
      <dsp:spPr>
        <a:xfrm>
          <a:off x="1952751" y="2679071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资源共享</a:t>
          </a:r>
          <a:endParaRPr lang="zh-CN" altLang="en-US" sz="1600" kern="1200" dirty="0"/>
        </a:p>
      </dsp:txBody>
      <dsp:txXfrm>
        <a:off x="1952751" y="2679071"/>
        <a:ext cx="1069892" cy="326186"/>
      </dsp:txXfrm>
    </dsp:sp>
    <dsp:sp modelId="{DA4E90F2-0DE3-4FF4-9566-7114B30B83EF}">
      <dsp:nvSpPr>
        <dsp:cNvPr id="0" name=""/>
        <dsp:cNvSpPr/>
      </dsp:nvSpPr>
      <dsp:spPr>
        <a:xfrm>
          <a:off x="3236622" y="2271338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课程资源</a:t>
          </a:r>
          <a:endParaRPr lang="zh-CN" altLang="en-US" sz="1600" kern="1200" dirty="0"/>
        </a:p>
      </dsp:txBody>
      <dsp:txXfrm>
        <a:off x="3236622" y="2271338"/>
        <a:ext cx="1069892" cy="326186"/>
      </dsp:txXfrm>
    </dsp:sp>
    <dsp:sp modelId="{A2969FB2-0760-4061-B0DC-856D706EA345}">
      <dsp:nvSpPr>
        <dsp:cNvPr id="0" name=""/>
        <dsp:cNvSpPr/>
      </dsp:nvSpPr>
      <dsp:spPr>
        <a:xfrm>
          <a:off x="3236622" y="2679071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交换资源</a:t>
          </a:r>
          <a:endParaRPr lang="zh-CN" altLang="en-US" sz="1600" kern="1200" dirty="0"/>
        </a:p>
      </dsp:txBody>
      <dsp:txXfrm>
        <a:off x="3236622" y="2679071"/>
        <a:ext cx="1069892" cy="326186"/>
      </dsp:txXfrm>
    </dsp:sp>
    <dsp:sp modelId="{8086951C-5C36-47D5-AD95-70E18B2D5A99}">
      <dsp:nvSpPr>
        <dsp:cNvPr id="0" name=""/>
        <dsp:cNvSpPr/>
      </dsp:nvSpPr>
      <dsp:spPr>
        <a:xfrm>
          <a:off x="3236622" y="3086804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保研资源</a:t>
          </a:r>
          <a:endParaRPr lang="zh-CN" altLang="en-US" sz="1600" kern="1200" dirty="0"/>
        </a:p>
      </dsp:txBody>
      <dsp:txXfrm>
        <a:off x="3236622" y="3086804"/>
        <a:ext cx="1069892" cy="326186"/>
      </dsp:txXfrm>
    </dsp:sp>
    <dsp:sp modelId="{2D762495-6F8D-4336-BD62-5B31E0BB3BC5}">
      <dsp:nvSpPr>
        <dsp:cNvPr id="0" name=""/>
        <dsp:cNvSpPr/>
      </dsp:nvSpPr>
      <dsp:spPr>
        <a:xfrm>
          <a:off x="4520493" y="2882938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/>
            <a:t>硕士项目</a:t>
          </a:r>
        </a:p>
      </dsp:txBody>
      <dsp:txXfrm>
        <a:off x="4520493" y="2882938"/>
        <a:ext cx="1069892" cy="326186"/>
      </dsp:txXfrm>
    </dsp:sp>
    <dsp:sp modelId="{D384ABE5-22B9-4D02-A35C-A90452F57801}">
      <dsp:nvSpPr>
        <dsp:cNvPr id="0" name=""/>
        <dsp:cNvSpPr/>
      </dsp:nvSpPr>
      <dsp:spPr>
        <a:xfrm>
          <a:off x="4520493" y="3290671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/>
            <a:t>博士项目</a:t>
          </a:r>
        </a:p>
      </dsp:txBody>
      <dsp:txXfrm>
        <a:off x="4520493" y="3290671"/>
        <a:ext cx="1069892" cy="326186"/>
      </dsp:txXfrm>
    </dsp:sp>
    <dsp:sp modelId="{93376C50-C60C-44F9-8548-89CCD492E6BB}">
      <dsp:nvSpPr>
        <dsp:cNvPr id="0" name=""/>
        <dsp:cNvSpPr/>
      </dsp:nvSpPr>
      <dsp:spPr>
        <a:xfrm>
          <a:off x="1952751" y="3086804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讨论区</a:t>
          </a:r>
          <a:endParaRPr lang="zh-CN" altLang="en-US" sz="1600" kern="1200" dirty="0"/>
        </a:p>
      </dsp:txBody>
      <dsp:txXfrm>
        <a:off x="1952751" y="3086804"/>
        <a:ext cx="1069892" cy="326186"/>
      </dsp:txXfrm>
    </dsp:sp>
    <dsp:sp modelId="{345B720F-6DAE-4B9E-BC8C-66A422856A73}">
      <dsp:nvSpPr>
        <dsp:cNvPr id="0" name=""/>
        <dsp:cNvSpPr/>
      </dsp:nvSpPr>
      <dsp:spPr>
        <a:xfrm>
          <a:off x="1952751" y="3698405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商业合作</a:t>
          </a:r>
          <a:endParaRPr lang="zh-CN" altLang="en-US" sz="1600" kern="1200" dirty="0"/>
        </a:p>
      </dsp:txBody>
      <dsp:txXfrm>
        <a:off x="1952751" y="3698405"/>
        <a:ext cx="1069892" cy="326186"/>
      </dsp:txXfrm>
    </dsp:sp>
    <dsp:sp modelId="{AC706716-D78F-41D6-95CC-7F01993FFDBC}">
      <dsp:nvSpPr>
        <dsp:cNvPr id="0" name=""/>
        <dsp:cNvSpPr/>
      </dsp:nvSpPr>
      <dsp:spPr>
        <a:xfrm>
          <a:off x="3236622" y="3494538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赞助商介绍</a:t>
          </a:r>
          <a:endParaRPr lang="zh-CN" altLang="en-US" sz="1600" kern="1200" dirty="0"/>
        </a:p>
      </dsp:txBody>
      <dsp:txXfrm>
        <a:off x="3236622" y="3494538"/>
        <a:ext cx="1069892" cy="326186"/>
      </dsp:txXfrm>
    </dsp:sp>
    <dsp:sp modelId="{656BCEA0-5599-4A9B-A6C4-5019C39AC842}">
      <dsp:nvSpPr>
        <dsp:cNvPr id="0" name=""/>
        <dsp:cNvSpPr/>
      </dsp:nvSpPr>
      <dsp:spPr>
        <a:xfrm>
          <a:off x="3236622" y="3902271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相关活动</a:t>
          </a:r>
          <a:endParaRPr lang="zh-CN" altLang="en-US" sz="1600" kern="1200" dirty="0"/>
        </a:p>
      </dsp:txBody>
      <dsp:txXfrm>
        <a:off x="3236622" y="3902271"/>
        <a:ext cx="1069892" cy="326186"/>
      </dsp:txXfrm>
    </dsp:sp>
    <dsp:sp modelId="{71BCEAAB-A9A2-4569-93A2-0C1D37343B65}">
      <dsp:nvSpPr>
        <dsp:cNvPr id="0" name=""/>
        <dsp:cNvSpPr/>
      </dsp:nvSpPr>
      <dsp:spPr>
        <a:xfrm>
          <a:off x="1952751" y="4921605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关于我们</a:t>
          </a:r>
          <a:endParaRPr lang="zh-CN" altLang="en-US" sz="1600" kern="1200" dirty="0"/>
        </a:p>
      </dsp:txBody>
      <dsp:txXfrm>
        <a:off x="1952751" y="4921605"/>
        <a:ext cx="1069892" cy="326186"/>
      </dsp:txXfrm>
    </dsp:sp>
    <dsp:sp modelId="{1CB3D6E4-E3D4-46DA-AB7A-52C5F94DCE49}">
      <dsp:nvSpPr>
        <dsp:cNvPr id="0" name=""/>
        <dsp:cNvSpPr/>
      </dsp:nvSpPr>
      <dsp:spPr>
        <a:xfrm>
          <a:off x="3236622" y="4310005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协会介绍</a:t>
          </a:r>
          <a:endParaRPr lang="zh-CN" altLang="en-US" sz="1600" kern="1200" dirty="0"/>
        </a:p>
      </dsp:txBody>
      <dsp:txXfrm>
        <a:off x="3236622" y="4310005"/>
        <a:ext cx="1069892" cy="326186"/>
      </dsp:txXfrm>
    </dsp:sp>
    <dsp:sp modelId="{792F42E9-A8D9-44CA-B8B0-848C9769DE05}">
      <dsp:nvSpPr>
        <dsp:cNvPr id="0" name=""/>
        <dsp:cNvSpPr/>
      </dsp:nvSpPr>
      <dsp:spPr>
        <a:xfrm>
          <a:off x="3236622" y="4717738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部门介绍</a:t>
          </a:r>
          <a:endParaRPr lang="zh-CN" altLang="en-US" sz="1600" kern="1200" dirty="0"/>
        </a:p>
      </dsp:txBody>
      <dsp:txXfrm>
        <a:off x="3236622" y="4717738"/>
        <a:ext cx="1069892" cy="326186"/>
      </dsp:txXfrm>
    </dsp:sp>
    <dsp:sp modelId="{6E888FBA-5093-482B-9616-40D5907BEA5F}">
      <dsp:nvSpPr>
        <dsp:cNvPr id="0" name=""/>
        <dsp:cNvSpPr/>
      </dsp:nvSpPr>
      <dsp:spPr>
        <a:xfrm>
          <a:off x="3236622" y="5125472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成员介绍</a:t>
          </a:r>
          <a:endParaRPr lang="zh-CN" altLang="en-US" sz="1600" kern="1200" dirty="0"/>
        </a:p>
      </dsp:txBody>
      <dsp:txXfrm>
        <a:off x="3236622" y="5125472"/>
        <a:ext cx="1069892" cy="326186"/>
      </dsp:txXfrm>
    </dsp:sp>
    <dsp:sp modelId="{46DFE275-C48B-48EF-9712-C3203CDC75DE}">
      <dsp:nvSpPr>
        <dsp:cNvPr id="0" name=""/>
        <dsp:cNvSpPr/>
      </dsp:nvSpPr>
      <dsp:spPr>
        <a:xfrm>
          <a:off x="3236622" y="5533205"/>
          <a:ext cx="1069892" cy="3261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/>
            <a:t>联系方式</a:t>
          </a:r>
          <a:endParaRPr lang="zh-CN" altLang="en-US" sz="1600" kern="1200" dirty="0"/>
        </a:p>
      </dsp:txBody>
      <dsp:txXfrm>
        <a:off x="3236622" y="5533205"/>
        <a:ext cx="1069892" cy="3261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Business Set_Red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EF4623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经41 黎荣舜 许云宗 吴史文 谷冰燕 刘宇</Abstract>
  <CompanyAddress/>
  <CompanyPhone/>
  <CompanyFax/>
  <CompanyEmail>2017.11.25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EA0C4A-DB3C-4647-BF69-3179D27449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AA3031-C898-41D0-835D-A71B323F5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年度报告（红黑设计）.dotx</Template>
  <TotalTime>644</TotalTime>
  <Pages>15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作者：</Company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清华大学信息管理协会网站
期末报告</dc:title>
  <dc:subject>2017秋季《计算机网络》项目</dc:subject>
  <dc:creator>Derek Li</dc:creator>
  <cp:keywords/>
  <cp:lastModifiedBy>Derek Li</cp:lastModifiedBy>
  <cp:revision>55</cp:revision>
  <cp:lastPrinted>2017-10-29T13:10:00Z</cp:lastPrinted>
  <dcterms:created xsi:type="dcterms:W3CDTF">2017-10-27T02:52:00Z</dcterms:created>
  <dcterms:modified xsi:type="dcterms:W3CDTF">2017-11-19T14:44:00Z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TC028350649991</vt:lpwstr>
  </property>
</Properties>
</file>